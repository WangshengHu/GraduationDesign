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1F4896" w:rsidRDefault="00DD5C03" w:rsidP="00DD5C03">
      <w:pPr>
        <w:spacing w:line="300" w:lineRule="auto"/>
      </w:pPr>
    </w:p>
    <w:tbl>
      <w:tblPr>
        <w:tblW w:w="5245" w:type="dxa"/>
        <w:jc w:val="center"/>
        <w:tblLayout w:type="fixed"/>
        <w:tblCellMar>
          <w:left w:w="0" w:type="dxa"/>
          <w:right w:w="0" w:type="dxa"/>
        </w:tblCellMar>
        <w:tblLook w:val="0000" w:firstRow="0" w:lastRow="0" w:firstColumn="0" w:lastColumn="0" w:noHBand="0" w:noVBand="0"/>
      </w:tblPr>
      <w:tblGrid>
        <w:gridCol w:w="1806"/>
        <w:gridCol w:w="301"/>
        <w:gridCol w:w="3138"/>
      </w:tblGrid>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硕士研究生</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胡望胜</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副导师</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陈雨亭副</w:t>
            </w:r>
            <w:r w:rsidRPr="00662F03">
              <w:rPr>
                <w:rStyle w:val="-2"/>
                <w:rFonts w:hint="eastAsia"/>
              </w:rPr>
              <w:t>教授</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1E18D3">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tbl>
      <w:tblPr>
        <w:tblW w:w="0" w:type="auto"/>
        <w:jc w:val="center"/>
        <w:tblLook w:val="0000" w:firstRow="0" w:lastRow="0" w:firstColumn="0" w:lastColumn="0" w:noHBand="0" w:noVBand="0"/>
      </w:tblPr>
      <w:tblGrid>
        <w:gridCol w:w="4116"/>
        <w:gridCol w:w="3995"/>
      </w:tblGrid>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Assistant Supervisor:</w:t>
            </w:r>
          </w:p>
        </w:tc>
        <w:tc>
          <w:tcPr>
            <w:tcW w:w="0" w:type="auto"/>
            <w:vAlign w:val="center"/>
          </w:tcPr>
          <w:p w:rsidR="00DD5C03" w:rsidRPr="00662F03" w:rsidRDefault="00DD5C03" w:rsidP="001E18D3">
            <w:pPr>
              <w:pStyle w:val="-a"/>
            </w:pPr>
            <w:r w:rsidRPr="00662F03">
              <w:rPr>
                <w:rFonts w:hint="eastAsia"/>
              </w:rPr>
              <w:t>Prof.</w:t>
            </w:r>
            <w:r>
              <w:t xml:space="preserve"> Chen Yuting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1E18D3">
          <w:headerReference w:type="default" r:id="rId8"/>
          <w:footerReference w:type="default" r:id="rId9"/>
          <w:pgSz w:w="11906" w:h="16838" w:code="9"/>
          <w:pgMar w:top="1985" w:right="1588" w:bottom="2268" w:left="1588" w:header="1418" w:footer="1701" w:gutter="284"/>
          <w:pgNumType w:fmt="upperRoman" w:start="1"/>
          <w:cols w:space="425"/>
          <w:docGrid w:linePitch="395"/>
        </w:sectPr>
      </w:pPr>
    </w:p>
    <w:p w:rsidR="00DD5C03" w:rsidRDefault="00DD5C03" w:rsidP="00DD5C03">
      <w:pPr>
        <w:widowControl/>
        <w:jc w:val="left"/>
      </w:pPr>
    </w:p>
    <w:p w:rsidR="00DD5C03" w:rsidRDefault="00DD5C03" w:rsidP="00DD5C03">
      <w:pPr>
        <w:adjustRightInd w:val="0"/>
        <w:snapToGrid w:val="0"/>
        <w:jc w:val="center"/>
      </w:pPr>
    </w:p>
    <w:p w:rsidR="00DD5C03" w:rsidRDefault="00DD5C03" w:rsidP="00DD5C03">
      <w:pPr>
        <w:spacing w:line="400" w:lineRule="atLeast"/>
        <w:ind w:firstLine="562"/>
        <w:rPr>
          <w:rFonts w:eastAsia="黑体"/>
          <w:b/>
          <w:sz w:val="28"/>
        </w:rPr>
      </w:pPr>
    </w:p>
    <w:p w:rsidR="00DD5C03" w:rsidRDefault="00DD5C03" w:rsidP="00DD5C03">
      <w:pPr>
        <w:spacing w:line="400" w:lineRule="atLeast"/>
        <w:ind w:firstLine="562"/>
        <w:rPr>
          <w:rFonts w:eastAsia="黑体"/>
          <w:b/>
          <w:sz w:val="28"/>
        </w:rPr>
      </w:pPr>
    </w:p>
    <w:p w:rsidR="00DD5C03" w:rsidRDefault="00DD5C03" w:rsidP="00DD5C03">
      <w:pPr>
        <w:spacing w:line="480" w:lineRule="auto"/>
        <w:ind w:firstLine="562"/>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ind w:firstLine="560"/>
        <w:rPr>
          <w:sz w:val="28"/>
        </w:rPr>
      </w:pPr>
      <w:r>
        <w:rPr>
          <w:rFonts w:hint="eastAsia"/>
          <w:sz w:val="28"/>
        </w:rPr>
        <w:t xml:space="preserve">                            </w:t>
      </w:r>
      <w:r>
        <w:rPr>
          <w:rFonts w:hint="eastAsia"/>
          <w:sz w:val="28"/>
        </w:rPr>
        <w:t>学位论文作者签名：</w:t>
      </w:r>
    </w:p>
    <w:p w:rsidR="00DD5C03" w:rsidRDefault="00DD5C03" w:rsidP="00DD5C03">
      <w:pPr>
        <w:spacing w:line="480" w:lineRule="auto"/>
        <w:ind w:firstLine="560"/>
        <w:rPr>
          <w:sz w:val="28"/>
        </w:rPr>
      </w:pPr>
    </w:p>
    <w:p w:rsidR="00DD5C03" w:rsidRPr="00D90078" w:rsidRDefault="00DD5C03" w:rsidP="00D9007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D90078" w:rsidRDefault="00D90078" w:rsidP="00DD5C03">
      <w:pPr>
        <w:spacing w:line="360" w:lineRule="auto"/>
        <w:rPr>
          <w:rFonts w:eastAsia="黑体"/>
          <w:b/>
          <w:sz w:val="28"/>
        </w:rPr>
        <w:sectPr w:rsidR="00D90078" w:rsidSect="001E18D3">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1E18D3">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251145350"/>
      <w:bookmarkStart w:id="5" w:name="_Toc251145514"/>
      <w:bookmarkStart w:id="6" w:name="_Toc251162499"/>
      <w:r>
        <w:rPr>
          <w:rFonts w:hint="eastAsia"/>
        </w:rPr>
        <w:lastRenderedPageBreak/>
        <w:t>软件工程领域语义相关词的挖掘与应用</w:t>
      </w:r>
    </w:p>
    <w:p w:rsidR="00DD5C03" w:rsidRDefault="00DD5C03" w:rsidP="00DD5C03">
      <w:pPr>
        <w:pStyle w:val="ae"/>
      </w:pPr>
      <w:bookmarkStart w:id="7" w:name="_Toc251338634"/>
      <w:bookmarkStart w:id="8" w:name="_Toc251338721"/>
      <w:bookmarkStart w:id="9" w:name="_Toc251346980"/>
      <w:bookmarkStart w:id="10" w:name="_Toc251590706"/>
      <w:r w:rsidRPr="00155ECB">
        <w:rPr>
          <w:rFonts w:hint="eastAsia"/>
        </w:rPr>
        <w:t>摘</w:t>
      </w:r>
      <w:r>
        <w:rPr>
          <w:rFonts w:cs="Times New Roman"/>
        </w:rPr>
        <w:t xml:space="preserve"> </w:t>
      </w:r>
      <w:r w:rsidRPr="00155ECB">
        <w:rPr>
          <w:rFonts w:hint="eastAsia"/>
        </w:rPr>
        <w:t>要</w:t>
      </w:r>
      <w:bookmarkEnd w:id="1"/>
      <w:bookmarkEnd w:id="2"/>
      <w:bookmarkEnd w:id="3"/>
      <w:bookmarkEnd w:id="4"/>
      <w:bookmarkEnd w:id="5"/>
      <w:bookmarkEnd w:id="6"/>
      <w:bookmarkEnd w:id="7"/>
      <w:bookmarkEnd w:id="8"/>
      <w:bookmarkEnd w:id="9"/>
      <w:bookmarkEnd w:id="10"/>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查询做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相关词做查询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DD5C03" w:rsidRPr="004C7F43" w:rsidRDefault="00DD5C03" w:rsidP="00DD5C03">
      <w:pPr>
        <w:spacing w:line="300" w:lineRule="auto"/>
        <w:ind w:left="2624" w:hangingChars="937" w:hanging="2624"/>
        <w:rPr>
          <w:sz w:val="28"/>
          <w:szCs w:val="28"/>
        </w:rPr>
        <w:sectPr w:rsidR="00DD5C03" w:rsidRPr="004C7F43" w:rsidSect="001E18D3">
          <w:headerReference w:type="default" r:id="rId10"/>
          <w:footerReference w:type="default" r:id="rId11"/>
          <w:pgSz w:w="11906" w:h="16838" w:code="9"/>
          <w:pgMar w:top="1985" w:right="1588" w:bottom="2268" w:left="1588" w:header="1418" w:footer="1701" w:gutter="284"/>
          <w:pgNumType w:fmt="upperRoman" w:start="1"/>
          <w:cols w:space="425"/>
          <w:docGrid w:linePitch="395"/>
        </w:sectPr>
      </w:pPr>
      <w:r w:rsidRPr="00AC0AED">
        <w:rPr>
          <w:rStyle w:val="a8"/>
          <w:rFonts w:hint="eastAsia"/>
        </w:rPr>
        <w:t>关键词：</w:t>
      </w:r>
      <w:r>
        <w:rPr>
          <w:rStyle w:val="Char2"/>
          <w:rFonts w:hint="eastAsia"/>
        </w:rPr>
        <w:t>代码搜索，查询扩展，语义相关词，</w:t>
      </w:r>
      <w:r>
        <w:rPr>
          <w:rStyle w:val="Char2"/>
          <w:rFonts w:hint="eastAsia"/>
        </w:rPr>
        <w:t>SWordMap</w:t>
      </w:r>
    </w:p>
    <w:p w:rsidR="00DD5C03" w:rsidRPr="009C6923" w:rsidRDefault="00DD5C03" w:rsidP="00DD5C03">
      <w:pPr>
        <w:pStyle w:val="ABSTRACT0"/>
        <w:rPr>
          <w:rStyle w:val="-6"/>
          <w:b/>
          <w:bCs w:val="0"/>
          <w:sz w:val="44"/>
        </w:rPr>
      </w:pPr>
      <w:bookmarkStart w:id="11" w:name="_Toc251145351"/>
      <w:bookmarkStart w:id="12" w:name="_Toc251145515"/>
      <w:bookmarkStart w:id="13"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14" w:name="_Toc251338722"/>
      <w:bookmarkStart w:id="15" w:name="_Toc251346981"/>
      <w:bookmarkStart w:id="16" w:name="_Toc251590707"/>
      <w:r w:rsidRPr="00176952">
        <w:t>ABSTRACT</w:t>
      </w:r>
      <w:bookmarkEnd w:id="11"/>
      <w:bookmarkEnd w:id="12"/>
      <w:bookmarkEnd w:id="13"/>
      <w:bookmarkEnd w:id="14"/>
      <w:bookmarkEnd w:id="15"/>
      <w:bookmarkEnd w:id="16"/>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DD5C03">
      <w:pPr>
        <w:spacing w:line="300" w:lineRule="auto"/>
        <w:ind w:left="2100" w:hangingChars="747" w:hanging="2100"/>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expansion, semantically related words, S</w:t>
      </w:r>
      <w:r w:rsidRPr="003A0103">
        <w:rPr>
          <w:rStyle w:val="Char2"/>
        </w:rPr>
        <w:t>WordMap</w:t>
      </w:r>
    </w:p>
    <w:p w:rsidR="00DD5C03" w:rsidRDefault="00DD5C03" w:rsidP="00DD5C03">
      <w:pPr>
        <w:pStyle w:val="ABTSTRACT"/>
        <w:ind w:firstLine="560"/>
      </w:pPr>
    </w:p>
    <w:p w:rsidR="00DD5C03" w:rsidRPr="00F21AA8" w:rsidRDefault="00DD5C03" w:rsidP="00DD5C03">
      <w:pPr>
        <w:pStyle w:val="ABTSTRACT"/>
        <w:ind w:firstLine="560"/>
        <w:rPr>
          <w:rFonts w:eastAsiaTheme="minorEastAsia"/>
        </w:rPr>
        <w:sectPr w:rsidR="00DD5C03" w:rsidRPr="00F21AA8" w:rsidSect="001E18D3">
          <w:pgSz w:w="11906" w:h="16838" w:code="9"/>
          <w:pgMar w:top="1985" w:right="1588" w:bottom="2268" w:left="1588" w:header="1418" w:footer="1701" w:gutter="284"/>
          <w:pgNumType w:fmt="upperRoman"/>
          <w:cols w:space="425"/>
          <w:docGrid w:linePitch="395"/>
        </w:sectPr>
      </w:pPr>
    </w:p>
    <w:p w:rsidR="004B4C72" w:rsidRPr="004B4C72" w:rsidRDefault="004B4C72" w:rsidP="004B4C72">
      <w:pPr>
        <w:pStyle w:val="1"/>
      </w:pPr>
      <w:r w:rsidRPr="004B4C72">
        <w:rPr>
          <w:rFonts w:hint="eastAsia"/>
        </w:rPr>
        <w:lastRenderedPageBreak/>
        <w:t>绪论</w:t>
      </w:r>
    </w:p>
    <w:p w:rsidR="00DD5C03" w:rsidRPr="00245AD8" w:rsidRDefault="00DD5C03" w:rsidP="00DD5C03">
      <w:pPr>
        <w:pStyle w:val="2"/>
      </w:pPr>
      <w:r w:rsidRPr="00245AD8">
        <w:rPr>
          <w:rFonts w:hint="eastAsia"/>
        </w:rPr>
        <w:t>研究背景</w:t>
      </w:r>
    </w:p>
    <w:p w:rsidR="00DD5C03" w:rsidRDefault="00DD5C03" w:rsidP="00DD5C03">
      <w:pPr>
        <w:pStyle w:val="af0"/>
      </w:pPr>
      <w:del w:id="17" w:author="jianjunzhao" w:date="2016-12-24T21:39:00Z">
        <w:r w:rsidDel="00AD7081">
          <w:rPr>
            <w:rFonts w:hint="eastAsia"/>
          </w:rPr>
          <w:delText>现如今，</w:delText>
        </w:r>
      </w:del>
      <w:r>
        <w:rPr>
          <w:rFonts w:hint="eastAsia"/>
        </w:rPr>
        <w:t>随着软件</w:t>
      </w:r>
      <w:ins w:id="18" w:author="jianjunzhao" w:date="2016-12-24T21:39:00Z">
        <w:r w:rsidR="00AD7081">
          <w:rPr>
            <w:rFonts w:hint="eastAsia"/>
          </w:rPr>
          <w:t>系统</w:t>
        </w:r>
      </w:ins>
      <w:r>
        <w:rPr>
          <w:rFonts w:hint="eastAsia"/>
        </w:rPr>
        <w:t>规模的不断扩大，代码行数和参与人数的急剧增长，对软件的开发及维护变得相当困难。通常情况下，一个程序员需要依赖本地代码搜索来帮助快速定位到相关代码片段，大大加速软件开发及维护的工作。同时，随着越来越多的开源软件被开发，网络上已经</w:t>
      </w:r>
      <w:ins w:id="19" w:author="jianjunzhao" w:date="2016-12-24T21:42:00Z">
        <w:r w:rsidR="00F05319">
          <w:rPr>
            <w:rFonts w:hint="eastAsia"/>
          </w:rPr>
          <w:t>积累</w:t>
        </w:r>
      </w:ins>
      <w:del w:id="20" w:author="jianjunzhao" w:date="2016-12-24T21:42:00Z">
        <w:r w:rsidDel="00F05319">
          <w:rPr>
            <w:rFonts w:hint="eastAsia"/>
          </w:rPr>
          <w:delText>有</w:delText>
        </w:r>
      </w:del>
      <w:r>
        <w:rPr>
          <w:rFonts w:hint="eastAsia"/>
        </w:rPr>
        <w:t>了海量</w:t>
      </w:r>
      <w:ins w:id="21" w:author="jianjunzhao" w:date="2016-12-24T21:42:00Z">
        <w:r w:rsidR="00F05319">
          <w:rPr>
            <w:rFonts w:hint="eastAsia"/>
          </w:rPr>
          <w:t>的</w:t>
        </w:r>
      </w:ins>
      <w:r>
        <w:rPr>
          <w:rFonts w:hint="eastAsia"/>
        </w:rPr>
        <w:t>开源代码，</w:t>
      </w:r>
      <w:ins w:id="22" w:author="jianjunzhao" w:date="2016-12-24T21:43:00Z">
        <w:r w:rsidR="00F05319">
          <w:rPr>
            <w:rFonts w:hint="eastAsia"/>
          </w:rPr>
          <w:t>这些海量的代码</w:t>
        </w:r>
      </w:ins>
      <w:r>
        <w:rPr>
          <w:rFonts w:hint="eastAsia"/>
        </w:rPr>
        <w:t>涵盖了</w:t>
      </w:r>
      <w:ins w:id="23" w:author="jianjunzhao" w:date="2016-12-24T21:43:00Z">
        <w:r w:rsidR="00F05319">
          <w:rPr>
            <w:rFonts w:hint="eastAsia"/>
          </w:rPr>
          <w:t>软件开发的</w:t>
        </w:r>
      </w:ins>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。为提高搜索结果的精确度和召回率，需要对用户查询做语义相关词扩展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。然而由于软件工程领域的单词语义与自然语言存在很大差异，代码搜索无法使用自然语言的语义相关词做查询扩展，需要软件工程领域的语义相关词表。目前已有的软件工程领域语义相关词挖掘研究如</w:t>
      </w:r>
      <w:r>
        <w:rPr>
          <w:rFonts w:hint="eastAsia"/>
        </w:rPr>
        <w:t>SWordNet</w:t>
      </w:r>
      <w:r>
        <w:rPr>
          <w:rFonts w:hint="eastAsia"/>
        </w:rPr>
        <w:t>，</w:t>
      </w:r>
      <w:r>
        <w:rPr>
          <w:rFonts w:hint="eastAsia"/>
        </w:rPr>
        <w:t>SEWordSim</w:t>
      </w:r>
      <w:ins w:id="24" w:author="jianjunzhao" w:date="2016-12-24T21:45:00Z">
        <w:r w:rsidR="00F05319">
          <w:rPr>
            <w:rFonts w:hint="eastAsia"/>
          </w:rPr>
          <w:t>【</w:t>
        </w:r>
      </w:ins>
      <w:ins w:id="25" w:author="jianjunzhao" w:date="2016-12-24T21:46:00Z">
        <w:r w:rsidR="00F05319">
          <w:rPr>
            <w:rFonts w:hint="eastAsia"/>
          </w:rPr>
          <w:t>参考文献</w:t>
        </w:r>
      </w:ins>
      <w:ins w:id="26" w:author="jianjunzhao" w:date="2016-12-24T21:45:00Z">
        <w:r w:rsidR="00F05319">
          <w:rPr>
            <w:rFonts w:hint="eastAsia"/>
          </w:rPr>
          <w:t>】</w:t>
        </w:r>
      </w:ins>
      <w:r>
        <w:rPr>
          <w:rFonts w:hint="eastAsia"/>
        </w:rPr>
        <w:t>等，大多采用简单的文本相似度检测方法或基于词汇同现的统计方法，具有较大的局限性，对代码搜索精度的提升有限。</w:t>
      </w:r>
    </w:p>
    <w:p w:rsidR="00DD5C03" w:rsidRPr="0089634A" w:rsidRDefault="00DD5C03" w:rsidP="00DD5C03">
      <w:pPr>
        <w:pStyle w:val="3"/>
      </w:pPr>
      <w:r w:rsidRPr="0089634A">
        <w:rPr>
          <w:rFonts w:hint="eastAsia"/>
        </w:rPr>
        <w:t>代码搜索</w:t>
      </w:r>
    </w:p>
    <w:p w:rsidR="00DD5C03" w:rsidRDefault="00DD5C03" w:rsidP="00DD5C03">
      <w:pPr>
        <w:pStyle w:val="af0"/>
      </w:pPr>
      <w:r w:rsidRPr="0039430E">
        <w:rPr>
          <w:rFonts w:hint="eastAsia"/>
        </w:rPr>
        <w:t>现有的代码搜索工具如</w:t>
      </w:r>
      <w:r>
        <w:rPr>
          <w:rFonts w:hint="eastAsia"/>
        </w:rPr>
        <w:t>Sando</w:t>
      </w:r>
      <w:r w:rsidR="00D547B7">
        <w:rPr>
          <w:rFonts w:hint="eastAsia"/>
          <w:vertAlign w:val="superscript"/>
        </w:rPr>
        <w:t>[3</w:t>
      </w:r>
      <w:r w:rsidRPr="0039430E">
        <w:rPr>
          <w:rFonts w:hint="eastAsia"/>
          <w:vertAlign w:val="superscript"/>
        </w:rPr>
        <w:t>]</w:t>
      </w:r>
      <w:r>
        <w:rPr>
          <w:rFonts w:hint="eastAsia"/>
        </w:rPr>
        <w:t>, Krugle</w:t>
      </w:r>
      <w:r w:rsidR="00D547B7">
        <w:rPr>
          <w:rFonts w:hint="eastAsia"/>
          <w:vertAlign w:val="superscript"/>
        </w:rPr>
        <w:t>[4</w:t>
      </w:r>
      <w:r w:rsidRPr="0039430E">
        <w:rPr>
          <w:rFonts w:hint="eastAsia"/>
          <w:vertAlign w:val="superscript"/>
        </w:rPr>
        <w:t>]</w:t>
      </w:r>
      <w:r w:rsidRPr="0039430E">
        <w:rPr>
          <w:rFonts w:hint="eastAsia"/>
        </w:rPr>
        <w:t>以及</w:t>
      </w:r>
      <w:r>
        <w:rPr>
          <w:rFonts w:hint="eastAsia"/>
        </w:rPr>
        <w:t>Sourcerer</w:t>
      </w:r>
      <w:r w:rsidR="00D547B7">
        <w:rPr>
          <w:rFonts w:hint="eastAsia"/>
          <w:vertAlign w:val="superscript"/>
        </w:rPr>
        <w:t>[5</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ins w:id="27" w:author="jianjunzhao" w:date="2016-12-24T21:46:00Z">
        <w:r w:rsidR="00F05319">
          <w:t>J</w:t>
        </w:r>
      </w:ins>
      <w:del w:id="28" w:author="jianjunzhao" w:date="2016-12-24T21:46:00Z">
        <w:r w:rsidRPr="0039430E" w:rsidDel="00F05319">
          <w:rPr>
            <w:rFonts w:hint="eastAsia"/>
          </w:rPr>
          <w:delText>j</w:delText>
        </w:r>
      </w:del>
      <w:r w:rsidRPr="0039430E">
        <w:rPr>
          <w:rFonts w:hint="eastAsia"/>
        </w:rPr>
        <w:t>ava</w:t>
      </w:r>
      <w:r w:rsidRPr="0039430E">
        <w:rPr>
          <w:rFonts w:hint="eastAsia"/>
        </w:rPr>
        <w:t>代码，他的查询关键字是</w:t>
      </w:r>
      <w:r w:rsidRPr="0039430E">
        <w:rPr>
          <w:rFonts w:hint="eastAsia"/>
        </w:rPr>
        <w:t>execute thread</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ins w:id="29" w:author="jianjunzhao" w:date="2016-12-24T21:46:00Z">
        <w:r w:rsidR="00F05319">
          <w:t>J</w:t>
        </w:r>
      </w:ins>
      <w:bookmarkStart w:id="30" w:name="_GoBack"/>
      <w:bookmarkEnd w:id="30"/>
      <w:del w:id="31" w:author="jianjunzhao" w:date="2016-12-24T21:46:00Z">
        <w:r w:rsidRPr="0039430E" w:rsidDel="00F05319">
          <w:rPr>
            <w:rFonts w:hint="eastAsia"/>
          </w:rPr>
          <w:delText>j</w:delText>
        </w:r>
      </w:del>
      <w:r w:rsidRPr="0039430E">
        <w:rPr>
          <w:rFonts w:hint="eastAsia"/>
        </w:rPr>
        <w:t>ava API</w:t>
      </w:r>
      <w:r w:rsidRPr="0039430E">
        <w:rPr>
          <w:rFonts w:hint="eastAsia"/>
        </w:rPr>
        <w:t>调用的正确结果被遗漏。这个时候就需要对用户查询做语义相关词扩展，如使用布尔模型将原始查询扩展为</w:t>
      </w:r>
      <w:r w:rsidRPr="0039430E">
        <w:rPr>
          <w:rFonts w:hint="eastAsia"/>
        </w:rPr>
        <w:t>execute thread OR run thread</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Default="00DD5C03" w:rsidP="00B22865">
      <w:pPr>
        <w:pStyle w:val="-8"/>
      </w:pPr>
      <w:r>
        <w:rPr>
          <w:rFonts w:hint="eastAsia"/>
        </w:rPr>
        <w:t>图</w:t>
      </w:r>
      <w:r>
        <w:rPr>
          <w:rFonts w:hint="eastAsia"/>
        </w:rPr>
        <w:t>1-</w:t>
      </w:r>
      <w:r>
        <w:t xml:space="preserve">1 </w:t>
      </w:r>
      <w:r>
        <w:rPr>
          <w:rFonts w:hint="eastAsia"/>
        </w:rPr>
        <w:t>Krugle</w:t>
      </w:r>
      <w:r>
        <w:rPr>
          <w:rFonts w:hint="eastAsia"/>
        </w:rPr>
        <w:t>对“</w:t>
      </w:r>
      <w:r>
        <w:rPr>
          <w:rFonts w:hint="eastAsia"/>
        </w:rPr>
        <w:t>execute thread</w:t>
      </w:r>
      <w:r>
        <w:rPr>
          <w:rFonts w:hint="eastAsia"/>
        </w:rPr>
        <w:t>”查询的搜索结果</w:t>
      </w:r>
    </w:p>
    <w:p w:rsidR="00DD5C03" w:rsidRPr="002B22FA" w:rsidRDefault="00DD5C03" w:rsidP="00FD13F0">
      <w:pPr>
        <w:pStyle w:val="-9"/>
      </w:pPr>
      <w:r>
        <w:t>Fig.1-</w:t>
      </w:r>
      <w:fldSimple w:instr=" SEQ Fig.2- \* ARABIC ">
        <w:r w:rsidR="002013AA">
          <w:rPr>
            <w:noProof/>
          </w:rPr>
          <w:t>1</w:t>
        </w:r>
      </w:fldSimple>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DD5C03">
      <w:pPr>
        <w:pStyle w:val="3"/>
      </w:pPr>
      <w:r>
        <w:rPr>
          <w:rFonts w:hint="eastAsia"/>
        </w:rPr>
        <w:t>语义相关词</w:t>
      </w:r>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D547B7">
        <w:rPr>
          <w:rFonts w:hint="eastAsia"/>
          <w:vertAlign w:val="superscript"/>
        </w:rPr>
        <w:t>[6</w:t>
      </w:r>
      <w:r w:rsidRPr="00F955F7">
        <w:rPr>
          <w:rFonts w:hint="eastAsia"/>
          <w:vertAlign w:val="superscript"/>
        </w:rPr>
        <w:t>]</w:t>
      </w:r>
      <w:r w:rsidRPr="00245AD8">
        <w:rPr>
          <w:rFonts w:hint="eastAsia"/>
        </w:rPr>
        <w:t>、</w:t>
      </w:r>
      <w:r>
        <w:rPr>
          <w:rFonts w:hint="eastAsia"/>
        </w:rPr>
        <w:t>WordNet</w:t>
      </w:r>
      <w:r w:rsidR="00D547B7">
        <w:rPr>
          <w:rFonts w:hint="eastAsia"/>
          <w:vertAlign w:val="superscript"/>
        </w:rPr>
        <w:t>[7</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w:t>
      </w:r>
      <w:r w:rsidRPr="00030A56">
        <w:rPr>
          <w:rFonts w:hint="eastAsia"/>
          <w:vertAlign w:val="superscript"/>
        </w:rPr>
        <w:t>[5]</w:t>
      </w:r>
      <w:r w:rsidRPr="00245AD8">
        <w:rPr>
          <w:rFonts w:hint="eastAsia"/>
        </w:rPr>
        <w:t>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D547B7">
        <w:rPr>
          <w:rFonts w:hint="eastAsia"/>
          <w:vertAlign w:val="superscript"/>
        </w:rPr>
        <w:t>[8</w:t>
      </w:r>
      <w:r w:rsidRPr="00030A56">
        <w:rPr>
          <w:rFonts w:hint="eastAsia"/>
          <w:vertAlign w:val="superscript"/>
        </w:rPr>
        <w:t>]</w:t>
      </w:r>
      <w:r w:rsidRPr="00245AD8">
        <w:rPr>
          <w:rFonts w:hint="eastAsia"/>
        </w:rPr>
        <w:t>。</w:t>
      </w:r>
    </w:p>
    <w:p w:rsidR="00DD5C03" w:rsidRDefault="00DD5C03" w:rsidP="00DD5C03">
      <w:pPr>
        <w:pStyle w:val="2"/>
      </w:pPr>
      <w:r>
        <w:rPr>
          <w:rFonts w:hint="eastAsia"/>
        </w:rPr>
        <w:lastRenderedPageBreak/>
        <w:t>国内外研究现状</w:t>
      </w:r>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E776EF" w:rsidRPr="00E776EF">
        <w:rPr>
          <w:vertAlign w:val="superscript"/>
        </w:rPr>
        <w:t>9-18</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E776EF">
        <w:rPr>
          <w:rFonts w:hint="eastAsia"/>
          <w:vertAlign w:val="superscript"/>
        </w:rPr>
        <w:t>[10</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等人采用自然语言处理方法从类名、函数签名以及代码注释中提取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对的准确性，推出了语义相关词识别精度更高的</w:t>
      </w:r>
      <w:r w:rsidRPr="00F955F7">
        <w:rPr>
          <w:rFonts w:hint="eastAsia"/>
        </w:rPr>
        <w:t>SWUM</w:t>
      </w:r>
      <w:r w:rsidR="00E776EF">
        <w:rPr>
          <w:rFonts w:hint="eastAsia"/>
          <w:vertAlign w:val="superscript"/>
        </w:rPr>
        <w:t>[11</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E776EF">
        <w:rPr>
          <w:rFonts w:hint="eastAsia"/>
          <w:vertAlign w:val="superscript"/>
        </w:rPr>
        <w:t>[13-14</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Pr="00F955F7">
        <w:rPr>
          <w:rFonts w:hint="eastAsia"/>
        </w:rPr>
        <w:t>disable all interrupt sources</w:t>
      </w:r>
      <w:r w:rsidRPr="00F955F7">
        <w:rPr>
          <w:rFonts w:hint="eastAsia"/>
        </w:rPr>
        <w:t>和</w:t>
      </w:r>
      <w:r w:rsidRPr="00F955F7">
        <w:rPr>
          <w:rFonts w:hint="eastAsia"/>
        </w:rPr>
        <w:t>disable all irq sources</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Pr="00F955F7">
        <w:rPr>
          <w:rFonts w:hint="eastAsia"/>
        </w:rPr>
        <w:t>we have a match</w:t>
      </w:r>
      <w:r w:rsidRPr="00F955F7">
        <w:rPr>
          <w:rFonts w:hint="eastAsia"/>
        </w:rPr>
        <w:t>和</w:t>
      </w:r>
      <w:r w:rsidRPr="00F955F7">
        <w:rPr>
          <w:rFonts w:hint="eastAsia"/>
        </w:rPr>
        <w:t>we have a literal</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E776EF">
        <w:rPr>
          <w:rFonts w:hint="eastAsia"/>
          <w:vertAlign w:val="superscript"/>
        </w:rPr>
        <w:t>[15</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E776EF">
        <w:rPr>
          <w:vertAlign w:val="superscript"/>
        </w:rPr>
        <w:t>16</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E776EF">
        <w:rPr>
          <w:rFonts w:hint="eastAsia"/>
          <w:vertAlign w:val="superscript"/>
        </w:rPr>
        <w:t>[17</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p>
    <w:p w:rsidR="009650F6" w:rsidRDefault="009650F6" w:rsidP="009650F6">
      <w:pPr>
        <w:pStyle w:val="2"/>
      </w:pPr>
      <w:r>
        <w:rPr>
          <w:rFonts w:hint="eastAsia"/>
        </w:rPr>
        <w:lastRenderedPageBreak/>
        <w:t>本文研究目的</w:t>
      </w:r>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95544B">
      <w:pPr>
        <w:pStyle w:val="2"/>
      </w:pPr>
      <w:r>
        <w:rPr>
          <w:rFonts w:hint="eastAsia"/>
        </w:rPr>
        <w:t>本文研究内容</w:t>
      </w:r>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DD5C03">
      <w:pPr>
        <w:pStyle w:val="2"/>
      </w:pPr>
      <w:bookmarkStart w:id="32" w:name="_Toc85901087"/>
      <w:bookmarkStart w:id="33" w:name="_Toc251145358"/>
      <w:bookmarkStart w:id="34" w:name="_Toc251145522"/>
      <w:bookmarkStart w:id="35" w:name="_Toc251590713"/>
      <w:r>
        <w:rPr>
          <w:rFonts w:hint="eastAsia"/>
        </w:rPr>
        <w:lastRenderedPageBreak/>
        <w:t>论文</w:t>
      </w:r>
      <w:bookmarkEnd w:id="32"/>
      <w:bookmarkEnd w:id="33"/>
      <w:bookmarkEnd w:id="34"/>
      <w:bookmarkEnd w:id="35"/>
      <w:r w:rsidR="0095544B">
        <w:rPr>
          <w:rFonts w:hint="eastAsia"/>
        </w:rPr>
        <w:t>结构</w:t>
      </w:r>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1E18D3">
          <w:headerReference w:type="even" r:id="rId13"/>
          <w:pgSz w:w="11906" w:h="16838" w:code="9"/>
          <w:pgMar w:top="1985" w:right="1588" w:bottom="2268" w:left="1588" w:header="1418" w:footer="1701" w:gutter="284"/>
          <w:cols w:space="425"/>
          <w:docGrid w:linePitch="395"/>
        </w:sectPr>
      </w:pPr>
    </w:p>
    <w:p w:rsidR="0066266B" w:rsidRDefault="00F241A0" w:rsidP="004B4C72">
      <w:pPr>
        <w:pStyle w:val="1"/>
      </w:pPr>
      <w:r>
        <w:lastRenderedPageBreak/>
        <w:t>背景技术介绍</w:t>
      </w:r>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74682F">
      <w:pPr>
        <w:pStyle w:val="2"/>
      </w:pPr>
      <w:r>
        <w:rPr>
          <w:rFonts w:hint="eastAsia"/>
        </w:rPr>
        <w:t>Word Embedding</w:t>
      </w:r>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98774D">
        <w:rPr>
          <w:vertAlign w:val="superscript"/>
        </w:rPr>
        <w:t>19</w:t>
      </w:r>
      <w:r w:rsidRPr="0074682F">
        <w:rPr>
          <w:vertAlign w:val="superscript"/>
        </w:rPr>
        <w:t>]</w:t>
      </w:r>
      <w:r>
        <w:rPr>
          <w:rFonts w:hint="eastAsia"/>
        </w:rPr>
        <w:t>。</w:t>
      </w:r>
      <w:r w:rsidR="00A459F0">
        <w:rPr>
          <w:rFonts w:hint="eastAsia"/>
        </w:rPr>
        <w:t>下文对词向量及可用于训练词向量的语言模型进行介绍。</w:t>
      </w:r>
    </w:p>
    <w:p w:rsidR="003C4775" w:rsidRDefault="003C4775" w:rsidP="003C4775">
      <w:pPr>
        <w:pStyle w:val="3"/>
      </w:pPr>
      <w:r>
        <w:rPr>
          <w:rFonts w:hint="eastAsia"/>
        </w:rPr>
        <w:t>词向量</w:t>
      </w:r>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w:r w:rsidRPr="0021697C">
        <w:rPr>
          <w:rFonts w:hint="eastAsia"/>
        </w:rPr>
        <w:t>D</w:t>
      </w:r>
      <w:r w:rsidRPr="0021697C">
        <w:rPr>
          <w:rFonts w:hint="eastAsia"/>
        </w:rPr>
        <w:t>的大小</w:t>
      </w:r>
      <w:r w:rsidRPr="0021697C">
        <w:rPr>
          <w:rFonts w:hint="eastAsia"/>
        </w:rPr>
        <w:t>N</w:t>
      </w:r>
      <w:r w:rsidRPr="0021697C">
        <w:rPr>
          <w:rFonts w:hint="eastAsia"/>
        </w:rPr>
        <w:t>，向量的分量只有一个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Pr="0021697C">
        <w:rPr>
          <w:rFonts w:hint="eastAsia"/>
        </w:rPr>
        <w:t>的位置为对应单词在词典中的索引。这种词向量表示方法十分简单易懂，但其最大的问题在于无法体现单词的语义，无法衡量两个单词之间的语义相似度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98774D" w:rsidRPr="0098774D">
        <w:rPr>
          <w:vertAlign w:val="superscript"/>
        </w:rPr>
        <w:t>0</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98774D">
        <w:rPr>
          <w:vertAlign w:val="superscript"/>
        </w:rPr>
        <w:t>21</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w:t>
      </w:r>
      <w:r w:rsidRPr="0021697C">
        <w:rPr>
          <w:rFonts w:hint="eastAsia"/>
        </w:rPr>
        <w:lastRenderedPageBreak/>
        <w:t>似关系。</w:t>
      </w:r>
    </w:p>
    <w:p w:rsidR="009E726B" w:rsidRDefault="00A459F0" w:rsidP="009E726B">
      <w:pPr>
        <w:pStyle w:val="3"/>
      </w:pPr>
      <w:r>
        <w:t>统计</w:t>
      </w:r>
      <w:r w:rsidR="009E726B">
        <w:t>语言模型</w:t>
      </w:r>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w:r w:rsidRPr="008C756E">
        <w:rPr>
          <w:rFonts w:hint="eastAsia"/>
          <w:i/>
        </w:rPr>
        <w:t>n</w:t>
      </w:r>
      <w:r>
        <w:rPr>
          <w:rFonts w:hint="eastAsia"/>
        </w:rPr>
        <w:t>个单词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w:r w:rsidRPr="008C756E">
        <w:rPr>
          <w:rFonts w:hint="eastAsia"/>
          <w:i/>
        </w:rPr>
        <w:t>s</w:t>
      </w:r>
      <w:r>
        <w:t>的概率可以表示为</w:t>
      </w:r>
      <w:r w:rsidRPr="00D20E43">
        <w:rPr>
          <w:rFonts w:hint="eastAsia"/>
          <w:vertAlign w:val="superscript"/>
        </w:rPr>
        <w:t>[</w:t>
      </w:r>
      <w:r w:rsidR="006360EF">
        <w:rPr>
          <w:vertAlign w:val="superscript"/>
        </w:rPr>
        <w:t>22</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36"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36"/>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7E7F7F">
        <w:rPr>
          <w:rFonts w:hint="eastAsia"/>
          <w:vertAlign w:val="superscript"/>
        </w:rPr>
        <w:t>[22</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7E7F7F">
        <w:rPr>
          <w:rFonts w:hint="eastAsia"/>
          <w:vertAlign w:val="superscript"/>
        </w:rPr>
        <w:t>23</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，仅考虑当前单词本身出现的概率。不需要任何训练过程，根据训练语料库中词频统计即可估算单词出现的概率。这是一种最简单、易于实现，但没有太大实际应用价值的统计语言模型。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Pr>
          <w:rFonts w:hint="eastAsia"/>
        </w:rPr>
        <w:t>时也被称为</w:t>
      </w:r>
      <w:r>
        <w:rPr>
          <w:rFonts w:hint="eastAsia"/>
        </w:rPr>
        <w:t>bigram</w:t>
      </w:r>
      <w:r>
        <w:rPr>
          <w:rFonts w:hint="eastAsia"/>
        </w:rPr>
        <w:t>语言模型。</w:t>
      </w:r>
      <w:r>
        <w:t>n-gram</w:t>
      </w:r>
      <w:r>
        <w:t>模型的优点在于</w:t>
      </w:r>
      <w:r>
        <w:rPr>
          <w:rFonts w:hint="eastAsia"/>
        </w:rPr>
        <w:t>包含了前</w:t>
      </w:r>
      <w:r>
        <w:rPr>
          <w:rFonts w:hint="eastAsia"/>
        </w:rPr>
        <w:t>n-1</w:t>
      </w:r>
      <w:r>
        <w:rPr>
          <w:rFonts w:hint="eastAsia"/>
        </w:rPr>
        <w:t>个单词能提供的全部信息，这些信息对当前单词出现具有较强约束。同时由于仅考虑前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r>
        <w:rPr>
          <w:rFonts w:hint="eastAsia"/>
        </w:rPr>
        <w:t>个单词的出现概率条件依赖于它前面的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料库的实际情况设计决策规则，更为灵活，缺点则在于构建决策树的时空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在学习概率模型时，所有可能的模型中熵最大的模型是最好的模型；若概率模型需要满足一些约束，则最大熵原理就是在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满足已知约束的条件集合中选择熵最大模型。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F7036A">
      <w:pPr>
        <w:pStyle w:val="3"/>
      </w:pPr>
      <w:r>
        <w:rPr>
          <w:rFonts w:hint="eastAsia"/>
        </w:rPr>
        <w:t>神经网络语言模型</w:t>
      </w:r>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27A9">
        <w:rPr>
          <w:vertAlign w:val="superscript"/>
        </w:rPr>
        <w:t>24</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Pr>
          <w:rFonts w:hint="eastAsia"/>
          <w:sz w:val="21"/>
        </w:rPr>
        <w:t>出现的条件概率分布。</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r w:rsidR="00867A33">
        <w:rPr>
          <w:rFonts w:hint="eastAsia"/>
        </w:rPr>
        <w:t>个元素对应估算概率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37" w:name="OLE_LINK7"/>
        <w:bookmarkStart w:id="38"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37"/>
        <w:bookmarkEnd w:id="38"/>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39" w:name="OLE_LINK3"/>
      <w:bookmarkStart w:id="40" w:name="OLE_LINK4"/>
      <w:r w:rsidRPr="0043174D">
        <w:t>ω</w:t>
      </w:r>
      <w:bookmarkEnd w:id="39"/>
      <w:bookmarkEnd w:id="40"/>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4">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Default="0007036D" w:rsidP="00200685">
      <w:pPr>
        <w:pStyle w:val="-8"/>
      </w:pPr>
      <w:r>
        <w:rPr>
          <w:rFonts w:hint="eastAsia"/>
        </w:rPr>
        <w:t>图</w:t>
      </w:r>
      <w:r>
        <w:rPr>
          <w:rFonts w:hint="eastAsia"/>
        </w:rPr>
        <w:t>2-</w:t>
      </w:r>
      <w:r>
        <w:t>1 NNLM</w:t>
      </w:r>
      <w:r>
        <w:t>模型架构</w:t>
      </w:r>
      <w:r w:rsidR="00A432D2">
        <w:rPr>
          <w:rFonts w:hint="eastAsia"/>
          <w:vertAlign w:val="superscript"/>
        </w:rPr>
        <w:t>[24</w:t>
      </w:r>
      <w:r w:rsidRPr="0007036D">
        <w:rPr>
          <w:rFonts w:hint="eastAsia"/>
          <w:vertAlign w:val="superscript"/>
        </w:rPr>
        <w:t>]</w:t>
      </w:r>
    </w:p>
    <w:p w:rsidR="0007036D" w:rsidRPr="002B22FA" w:rsidRDefault="0007036D" w:rsidP="00FD13F0">
      <w:pPr>
        <w:pStyle w:val="-9"/>
      </w:pPr>
      <w:r>
        <w:t>Fig.2-</w:t>
      </w:r>
      <w:fldSimple w:instr=" SEQ Fig.2- \* ARABIC ">
        <w:r w:rsidR="002013AA">
          <w:rPr>
            <w:noProof/>
          </w:rPr>
          <w:t>2</w:t>
        </w:r>
      </w:fldSimple>
      <w:r w:rsidRPr="00460EFC">
        <w:t xml:space="preserve"> </w:t>
      </w:r>
      <w:r>
        <w:rPr>
          <w:rFonts w:eastAsia="宋体"/>
        </w:rPr>
        <w:t>Architecture of NNLM</w:t>
      </w:r>
      <w:r w:rsidR="00A432D2">
        <w:rPr>
          <w:rFonts w:hint="eastAsia"/>
          <w:vertAlign w:val="superscript"/>
        </w:rPr>
        <w:t>[24</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41" w:name="OLE_LINK5"/>
                <w:bookmarkStart w:id="42"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41"/>
                <w:bookmarkEnd w:id="42"/>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t>是每个单词非正则化的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43" w:name="OLE_LINK9"/>
      <w:bookmarkStart w:id="44" w:name="OLE_LINK10"/>
      <w:r>
        <w:rPr>
          <w:rFonts w:hint="eastAsia"/>
        </w:rPr>
        <w:t>隐藏</w:t>
      </w:r>
      <w:bookmarkEnd w:id="43"/>
      <w:bookmarkEnd w:id="44"/>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必须提前指定，无法捕捉更多</w:t>
      </w:r>
      <w:r>
        <w:rPr>
          <w:rFonts w:hint="eastAsia"/>
        </w:rPr>
        <w:lastRenderedPageBreak/>
        <w:t>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990B3F">
        <w:rPr>
          <w:vertAlign w:val="superscript"/>
        </w:rPr>
        <w:t>25</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9479A7">
      <w:pPr>
        <w:pStyle w:val="3"/>
      </w:pPr>
      <w:r>
        <w:t>CBOW</w:t>
      </w:r>
      <w:r>
        <w:t>模型</w:t>
      </w:r>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C05030">
        <w:rPr>
          <w:rFonts w:hint="eastAsia"/>
          <w:vertAlign w:val="superscript"/>
        </w:rPr>
        <w:t>[26</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Default="009479A7" w:rsidP="009479A7">
      <w:pPr>
        <w:pStyle w:val="-8"/>
      </w:pPr>
      <w:r>
        <w:rPr>
          <w:rFonts w:hint="eastAsia"/>
        </w:rPr>
        <w:t>图</w:t>
      </w:r>
      <w:r>
        <w:rPr>
          <w:rFonts w:hint="eastAsia"/>
        </w:rPr>
        <w:t>2-</w:t>
      </w:r>
      <w:r>
        <w:t>2 CBOW</w:t>
      </w:r>
      <w:r>
        <w:t>和</w:t>
      </w:r>
      <w:r>
        <w:rPr>
          <w:rFonts w:hint="eastAsia"/>
        </w:rPr>
        <w:t>Skip-gram</w:t>
      </w:r>
      <w:r>
        <w:rPr>
          <w:rFonts w:hint="eastAsia"/>
        </w:rPr>
        <w:t>的模型架构</w:t>
      </w:r>
      <w:r w:rsidR="00F8271D">
        <w:rPr>
          <w:rFonts w:hint="eastAsia"/>
          <w:vertAlign w:val="superscript"/>
        </w:rPr>
        <w:t>[26</w:t>
      </w:r>
      <w:r w:rsidRPr="0007036D">
        <w:rPr>
          <w:rFonts w:hint="eastAsia"/>
          <w:vertAlign w:val="superscript"/>
        </w:rPr>
        <w:t>]</w:t>
      </w:r>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Skip-gram</w:t>
      </w:r>
      <w:r w:rsidR="00F8271D">
        <w:rPr>
          <w:rFonts w:hint="eastAsia"/>
          <w:vertAlign w:val="superscript"/>
        </w:rPr>
        <w:t>[26</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45" w:name="OLE_LINK15"/>
      <w:r>
        <w:rPr>
          <w:rFonts w:hint="eastAsia"/>
        </w:rPr>
        <w:t>Negative Sampling</w:t>
      </w:r>
      <w:bookmarkEnd w:id="45"/>
      <w:r w:rsidR="00F8271D">
        <w:rPr>
          <w:vertAlign w:val="superscript"/>
        </w:rPr>
        <w:t>[27</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r>
        <w:rPr>
          <w:rFonts w:hint="eastAsia"/>
        </w:rPr>
        <w:t>个单词及之后的</w:t>
      </w:r>
      <w:r>
        <w:rPr>
          <w:rFonts w:hint="eastAsia"/>
        </w:rPr>
        <w:t>t</w:t>
      </w:r>
      <w:r>
        <w:rPr>
          <w:rFonts w:hint="eastAsia"/>
        </w:rPr>
        <w:t>个单词。输入层包含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r>
        <w:rPr>
          <w:rFonts w:hint="eastAsia"/>
        </w:rPr>
        <w:t>个单词的词向量。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r>
        <w:rPr>
          <w:rFonts w:hint="eastAsia"/>
        </w:rPr>
        <w:t>个向量做求和累加。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r>
        <w:t>个</w:t>
      </w:r>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r>
        <w:t>个</w:t>
      </w:r>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Pr>
          <w:rFonts w:hint="eastAsia"/>
        </w:rPr>
        <w:t>[</w:t>
      </w:r>
      <w:r w:rsidRPr="00EB3E86">
        <w:t>Hierarchical probabilistic neural network language model</w:t>
      </w:r>
      <w: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BB5250">
      <w:pPr>
        <w:pStyle w:val="2"/>
      </w:pPr>
      <w:r>
        <w:t>信息检索模型</w:t>
      </w:r>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256F24">
        <w:rPr>
          <w:vertAlign w:val="superscript"/>
        </w:rPr>
        <w:t>28</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154E8E">
      <w:pPr>
        <w:pStyle w:val="3"/>
      </w:pPr>
      <w:r>
        <w:rPr>
          <w:rFonts w:hint="eastAsia"/>
        </w:rPr>
        <w:t>布尔模型</w:t>
      </w:r>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256F24">
        <w:rPr>
          <w:vertAlign w:val="superscript"/>
        </w:rPr>
        <w:t>29</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，同时包含</w:t>
      </w:r>
      <w:r>
        <w:rPr>
          <w:rFonts w:hint="eastAsia"/>
        </w:rPr>
        <w:t>thread</w:t>
      </w:r>
      <w:r>
        <w:rPr>
          <w:rFonts w:hint="eastAsia"/>
        </w:rPr>
        <w:t>，那么这个文档即为相关文档。</w:t>
      </w:r>
    </w:p>
    <w:p w:rsidR="00154E8E" w:rsidRDefault="00154E8E" w:rsidP="00154E8E">
      <w:pPr>
        <w:pStyle w:val="af0"/>
      </w:pPr>
      <w:r>
        <w:rPr>
          <w:rFonts w:hint="eastAsia"/>
        </w:rPr>
        <w:lastRenderedPageBreak/>
        <w:t>布尔模型的最大缺点在于其检索策略基于二元判定标准，即检索结果只有相关和不相关，无法衡量文档与查询之间的相关度。</w:t>
      </w:r>
    </w:p>
    <w:p w:rsidR="00154E8E" w:rsidRDefault="00154E8E" w:rsidP="00154E8E">
      <w:pPr>
        <w:pStyle w:val="3"/>
      </w:pPr>
      <w:r>
        <w:rPr>
          <w:rFonts w:hint="eastAsia"/>
        </w:rPr>
        <w:t>向量空间模型</w:t>
      </w:r>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256F24">
        <w:rPr>
          <w:vertAlign w:val="superscript"/>
        </w:rPr>
        <w:t>30</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）和逆文档频率（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7A35B8">
      <w:pPr>
        <w:pStyle w:val="3"/>
      </w:pPr>
      <w:r>
        <w:rPr>
          <w:rFonts w:hint="eastAsia"/>
        </w:rPr>
        <w:t>扩展布尔模型</w:t>
      </w:r>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256F24">
        <w:rPr>
          <w:vertAlign w:val="superscript"/>
        </w:rPr>
        <w:t>31</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采用欧几里得距离以及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EE0232">
      <w:pPr>
        <w:pStyle w:val="3"/>
      </w:pPr>
      <w:r>
        <w:rPr>
          <w:rFonts w:hint="eastAsia"/>
        </w:rPr>
        <w:t>其他模型</w:t>
      </w:r>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概率模型通过估算查询与文档相关的概率进行</w:t>
      </w:r>
      <w:r>
        <w:rPr>
          <w:rFonts w:hint="eastAsia"/>
        </w:rPr>
        <w:t>信息</w:t>
      </w:r>
      <w:r>
        <w:t>检索</w:t>
      </w:r>
      <w:r>
        <w:rPr>
          <w:rFonts w:hint="eastAsia"/>
        </w:rPr>
        <w:t>，</w:t>
      </w:r>
      <w:r>
        <w:t>语言模型则依靠大规模数据训练进行统计建模用于信息检索</w:t>
      </w:r>
      <w:r>
        <w:rPr>
          <w:rFonts w:hint="eastAsia"/>
        </w:rPr>
        <w:t>。限于篇幅，本文不再对它们一一介绍。</w:t>
      </w:r>
    </w:p>
    <w:p w:rsidR="00EE0232" w:rsidRDefault="005F3D72" w:rsidP="005F3D72">
      <w:pPr>
        <w:pStyle w:val="2"/>
      </w:pPr>
      <w:r>
        <w:rPr>
          <w:rFonts w:hint="eastAsia"/>
        </w:rPr>
        <w:t>本章小结</w:t>
      </w:r>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技术以及设计查询扩展模型用到的信息检索模型进行了简要介绍，为下文对</w:t>
      </w:r>
      <w:r w:rsidR="00C8349E">
        <w:rPr>
          <w:rFonts w:hint="eastAsia"/>
        </w:rPr>
        <w:t>SWordMap</w:t>
      </w:r>
      <w:r w:rsidR="00C8349E">
        <w:rPr>
          <w:rFonts w:hint="eastAsia"/>
        </w:rPr>
        <w:t>及本文设计查询扩</w:t>
      </w:r>
      <w:r w:rsidR="00C8349E">
        <w:rPr>
          <w:rFonts w:hint="eastAsia"/>
        </w:rPr>
        <w:lastRenderedPageBreak/>
        <w:t>展模型的阐述做好了铺垫。</w:t>
      </w:r>
    </w:p>
    <w:p w:rsidR="0073048B" w:rsidRDefault="0073048B">
      <w:pPr>
        <w:widowControl/>
        <w:jc w:val="left"/>
        <w:sectPr w:rsidR="0073048B" w:rsidSect="001E18D3">
          <w:pgSz w:w="11906" w:h="16838" w:code="9"/>
          <w:pgMar w:top="1985" w:right="1588" w:bottom="2268" w:left="1588" w:header="1418" w:footer="1701" w:gutter="284"/>
          <w:cols w:space="425"/>
          <w:docGrid w:linePitch="395"/>
        </w:sectPr>
      </w:pPr>
    </w:p>
    <w:p w:rsidR="0073048B" w:rsidRDefault="00151560" w:rsidP="004B4C72">
      <w:pPr>
        <w:pStyle w:val="1"/>
      </w:pPr>
      <w:r>
        <w:rPr>
          <w:rFonts w:hint="eastAsia"/>
        </w:rPr>
        <w:lastRenderedPageBreak/>
        <w:t>SWordMap</w:t>
      </w:r>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4A5906">
      <w:pPr>
        <w:pStyle w:val="2"/>
      </w:pPr>
      <w:r>
        <w:rPr>
          <w:rFonts w:hint="eastAsia"/>
        </w:rPr>
        <w:t>SWordMap</w:t>
      </w:r>
      <w:r>
        <w:rPr>
          <w:rFonts w:hint="eastAsia"/>
        </w:rPr>
        <w:t>整体流程</w:t>
      </w:r>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6">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Default="009E1587" w:rsidP="00FE5122">
      <w:pPr>
        <w:pStyle w:val="-8"/>
      </w:pPr>
      <w:r>
        <w:rPr>
          <w:rFonts w:hint="eastAsia"/>
        </w:rPr>
        <w:t>图</w:t>
      </w:r>
      <w:r w:rsidR="00FE5122">
        <w:rPr>
          <w:rFonts w:hint="eastAsia"/>
        </w:rPr>
        <w:t>3</w:t>
      </w:r>
      <w:r>
        <w:rPr>
          <w:rFonts w:hint="eastAsia"/>
        </w:rPr>
        <w:t>-</w:t>
      </w:r>
      <w:r w:rsidR="00FE5122">
        <w:t>1</w:t>
      </w:r>
      <w:r>
        <w:t xml:space="preserve"> SWordMap</w:t>
      </w:r>
      <w:r>
        <w:t>整体流程</w:t>
      </w:r>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9E1587">
      <w:pPr>
        <w:pStyle w:val="2"/>
      </w:pPr>
      <w:r>
        <w:t>语料库构建</w:t>
      </w:r>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9E1587">
      <w:pPr>
        <w:pStyle w:val="3"/>
      </w:pPr>
      <w:r>
        <w:rPr>
          <w:rFonts w:hint="eastAsia"/>
        </w:rPr>
        <w:t>语料库选取</w:t>
      </w:r>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，在训练中以句子作为单词的上下文环境，因此语料库中文档需要能划分成类似句子的基本单元。其次，语料库中文档内容需要软件工程领域相关，且覆盖面广泛，具有通用性。基于这两条准则，</w:t>
      </w:r>
      <w:r>
        <w:rPr>
          <w:rFonts w:hint="eastAsia"/>
        </w:rPr>
        <w:lastRenderedPageBreak/>
        <w:t>本文初步选取了</w:t>
      </w:r>
      <w:r>
        <w:rPr>
          <w:rFonts w:hint="eastAsia"/>
        </w:rPr>
        <w:t>MSDN</w:t>
      </w:r>
      <w:r>
        <w:rPr>
          <w:rFonts w:hint="eastAsia"/>
        </w:rPr>
        <w:t>博客</w:t>
      </w:r>
      <w:r w:rsidRPr="009E1587">
        <w:rPr>
          <w:rFonts w:hint="eastAsia"/>
          <w:vertAlign w:val="superscript"/>
        </w:rPr>
        <w:t>[</w:t>
      </w:r>
      <w:r w:rsidR="00256F24">
        <w:rPr>
          <w:vertAlign w:val="superscript"/>
        </w:rPr>
        <w:t>32</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256F24">
        <w:rPr>
          <w:vertAlign w:val="superscript"/>
        </w:rPr>
        <w:t>33</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256F24">
        <w:rPr>
          <w:vertAlign w:val="superscript"/>
        </w:rPr>
        <w:t>34</w:t>
      </w:r>
      <w:r w:rsidRPr="00FE5122">
        <w:rPr>
          <w:vertAlign w:val="superscript"/>
        </w:rPr>
        <w:t>]</w:t>
      </w:r>
      <w:r>
        <w:rPr>
          <w:rFonts w:hint="eastAsia"/>
        </w:rPr>
        <w:t>作为语料库来源。经过观察发现，</w:t>
      </w:r>
      <w:r>
        <w:rPr>
          <w:rFonts w:hint="eastAsia"/>
        </w:rPr>
        <w:t>MSDN</w:t>
      </w:r>
      <w:r>
        <w:rPr>
          <w:rFonts w:hint="eastAsia"/>
        </w:rPr>
        <w:t>博客中夹杂大量非软件工程领域相关的英语，不适合用作训练数据；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Pr>
          <w:rFonts w:hint="eastAsia"/>
        </w:rPr>
        <w:t>（如用户提问会有人进行规范，问题需备注标签等等），其上的文档内容质量较高，软件工程领域相关，并且覆盖面相当广泛，适合作为训练数据。因此最终本文以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Default="00FE5122" w:rsidP="00FE5122">
      <w:pPr>
        <w:pStyle w:val="-8"/>
      </w:pPr>
      <w:r>
        <w:rPr>
          <w:rFonts w:hint="eastAsia"/>
        </w:rPr>
        <w:t>图</w:t>
      </w:r>
      <w:r>
        <w:rPr>
          <w:rFonts w:hint="eastAsia"/>
        </w:rPr>
        <w:t>3-</w:t>
      </w:r>
      <w:r>
        <w:t>2 Stack Overflow</w:t>
      </w:r>
      <w:r>
        <w:t>网站页面</w:t>
      </w:r>
    </w:p>
    <w:p w:rsidR="00FE5122" w:rsidRDefault="00FE5122" w:rsidP="00FD13F0">
      <w:pPr>
        <w:pStyle w:val="-9"/>
      </w:pPr>
      <w:r>
        <w:t>Fig.3-2</w:t>
      </w:r>
      <w:r w:rsidRPr="00460EFC">
        <w:t xml:space="preserve"> </w:t>
      </w:r>
      <w:r>
        <w:t>A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代码中的函数体属于结构化文本</w:t>
      </w:r>
      <w:r>
        <w:rPr>
          <w:rFonts w:hint="eastAsia"/>
        </w:rPr>
        <w:t>，</w:t>
      </w:r>
      <w:r>
        <w:t>本身不具备类似句子的特征</w:t>
      </w:r>
      <w:r>
        <w:rPr>
          <w:rFonts w:hint="eastAsia"/>
        </w:rPr>
        <w:t>，而且一般包含大量诸如循环变量等无明确语义的单词，因此不适合用作训练数据。代码中的</w:t>
      </w:r>
      <w:r>
        <w:rPr>
          <w:rFonts w:hint="eastAsia"/>
        </w:rPr>
        <w:lastRenderedPageBreak/>
        <w:t>函数名</w:t>
      </w:r>
      <w:r w:rsidRPr="00F67718">
        <w:rPr>
          <w:rFonts w:hint="eastAsia"/>
        </w:rPr>
        <w:t>则具有类似短语句的特征，且一般表征了函数的具体功能</w:t>
      </w:r>
      <w:r>
        <w:rPr>
          <w:rFonts w:hint="eastAsia"/>
          <w:vertAlign w:val="superscript"/>
        </w:rPr>
        <w:t>[</w:t>
      </w:r>
      <w:r w:rsidR="00256F24">
        <w:rPr>
          <w:vertAlign w:val="superscript"/>
        </w:rPr>
        <w:t>12</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Pr>
          <w:rFonts w:hint="eastAsia"/>
        </w:rPr>
        <w:t>java</w:t>
      </w:r>
      <w:r>
        <w:rPr>
          <w:rFonts w:hint="eastAsia"/>
        </w:rPr>
        <w:t>特有的数据库访问接口</w:t>
      </w:r>
      <w:r>
        <w:rPr>
          <w:rFonts w:hint="eastAsia"/>
        </w:rPr>
        <w:t>API</w:t>
      </w:r>
      <w:r>
        <w:rPr>
          <w:rFonts w:hint="eastAsia"/>
        </w:rPr>
        <w:t>，仅在</w:t>
      </w:r>
      <w:r>
        <w:rPr>
          <w:rFonts w:hint="eastAsia"/>
        </w:rPr>
        <w:t>java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Pr>
          <w:rFonts w:hint="eastAsia"/>
        </w:rPr>
        <w:t>java</w:t>
      </w:r>
      <w:r>
        <w:rPr>
          <w:rFonts w:hint="eastAsia"/>
        </w:rPr>
        <w:t>代码搜索，因此在选取语料库时仅选取带有</w:t>
      </w:r>
      <w:r>
        <w:rPr>
          <w:rFonts w:hint="eastAsia"/>
        </w:rPr>
        <w:t>java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7E20B8">
      <w:pPr>
        <w:pStyle w:val="3"/>
      </w:pPr>
      <w:r>
        <w:rPr>
          <w:rFonts w:hint="eastAsia"/>
        </w:rPr>
        <w:t>数据预处理</w:t>
      </w:r>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Pr>
          <w:rFonts w:hint="eastAsia"/>
        </w:rPr>
        <w:t>thank you</w:t>
      </w:r>
      <w:r>
        <w:rPr>
          <w:rFonts w:hint="eastAsia"/>
        </w:rPr>
        <w:t>、</w:t>
      </w:r>
      <w:r>
        <w:rPr>
          <w:rFonts w:hint="eastAsia"/>
        </w:rPr>
        <w:t>thanks in advance</w:t>
      </w:r>
      <w:r>
        <w:rPr>
          <w:rFonts w:hint="eastAsia"/>
        </w:rPr>
        <w:t>等等，不具备训练价值。经过观察发现这些句子中停词数量占句中单词总数的比重一般大于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Pr>
          <w:rFonts w:hint="eastAsia"/>
        </w:rPr>
        <w:t>saveImage</w:t>
      </w:r>
      <w:r>
        <w:rPr>
          <w:rFonts w:hint="eastAsia"/>
        </w:rPr>
        <w:t>、</w:t>
      </w:r>
      <w:r>
        <w:rPr>
          <w:rFonts w:hint="eastAsia"/>
        </w:rPr>
        <w:t>save_image</w:t>
      </w:r>
      <w:r>
        <w:rPr>
          <w:rFonts w:hint="eastAsia"/>
        </w:rPr>
        <w:t>以及</w:t>
      </w:r>
      <w:r>
        <w:rPr>
          <w:rFonts w:hint="eastAsia"/>
        </w:rPr>
        <w:t>Thread.run</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Pr="007E20B8">
        <w:rPr>
          <w:rFonts w:hint="eastAsia"/>
          <w:vertAlign w:val="superscript"/>
        </w:rPr>
        <w:t>r[</w:t>
      </w:r>
      <w:r w:rsidR="00256F24">
        <w:rPr>
          <w:vertAlign w:val="superscript"/>
        </w:rPr>
        <w:t>35</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模型训练得到的结果能有效识别一个单词的词形变换。因此本文未对原始数据做词干提取。</w:t>
      </w:r>
    </w:p>
    <w:p w:rsidR="007E20B8" w:rsidRDefault="007E20B8" w:rsidP="007E20B8">
      <w:pPr>
        <w:pStyle w:val="af0"/>
      </w:pPr>
      <w:r>
        <w:rPr>
          <w:rFonts w:hint="eastAsia"/>
        </w:rPr>
        <w:t>经过上述处理后语料库中包含共</w:t>
      </w:r>
      <w:r w:rsidR="0074473D" w:rsidRPr="0074473D">
        <w:t>6828664</w:t>
      </w:r>
      <w:r>
        <w:rPr>
          <w:rFonts w:hint="eastAsia"/>
        </w:rPr>
        <w:t>条语句，共</w:t>
      </w:r>
      <w:r w:rsidR="0074473D" w:rsidRPr="0074473D">
        <w:t>76352417</w:t>
      </w:r>
      <w:r>
        <w:rPr>
          <w:rFonts w:hint="eastAsia"/>
        </w:rPr>
        <w:t>次单词出现。</w:t>
      </w:r>
    </w:p>
    <w:p w:rsidR="0074473D" w:rsidRDefault="0074473D" w:rsidP="0010527E">
      <w:pPr>
        <w:pStyle w:val="2"/>
      </w:pPr>
      <w:r>
        <w:rPr>
          <w:rFonts w:hint="eastAsia"/>
        </w:rPr>
        <w:t>模型训练</w:t>
      </w:r>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D1154">
        <w:rPr>
          <w:vertAlign w:val="superscript"/>
        </w:rPr>
        <w:t>36</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。为选择最优的训练参数，本文从上一节构建的语料库中随机选取了</w:t>
      </w:r>
      <w:r w:rsidR="00AC7249">
        <w:rPr>
          <w:rFonts w:hint="eastAsia"/>
        </w:rPr>
        <w:t>100,000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lastRenderedPageBreak/>
        <w:t>取值，共得到</w:t>
      </w:r>
      <w:r w:rsidR="00AC7249">
        <w:rPr>
          <w:rFonts w:hint="eastAsia"/>
        </w:rPr>
        <w:t>30</w:t>
      </w:r>
      <w:r w:rsidR="00AC7249">
        <w:rPr>
          <w:rFonts w:hint="eastAsia"/>
        </w:rPr>
        <w:t>种不同的参数组合进行训练，使用常见软件工程领域语义相关词检查训练所得词向量的质量。根据采样实验结果，本文最终确定单词向量维度为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46" w:name="_Toc251151029"/>
    </w:p>
    <w:p w:rsidR="00AC7249" w:rsidRDefault="00AC7249" w:rsidP="00B50B19">
      <w:pPr>
        <w:pStyle w:val="-b"/>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2013AA">
        <w:rPr>
          <w:noProof/>
        </w:rPr>
        <w:t>1</w:t>
      </w:r>
      <w:r>
        <w:fldChar w:fldCharType="end"/>
      </w:r>
      <w:bookmarkEnd w:id="46"/>
      <w:r>
        <w:rPr>
          <w:rFonts w:hint="eastAsia"/>
        </w:rPr>
        <w:t xml:space="preserve"> CBOW</w:t>
      </w:r>
      <w:r>
        <w:rPr>
          <w:rFonts w:hint="eastAsia"/>
        </w:rPr>
        <w:t>模型训练设置参数</w:t>
      </w:r>
    </w:p>
    <w:p w:rsidR="00AC7249" w:rsidRPr="00AC7249" w:rsidRDefault="00AC7249" w:rsidP="00AC7249">
      <w:pPr>
        <w:pStyle w:val="-c"/>
        <w:spacing w:afterLines="50" w:after="120"/>
        <w:rPr>
          <w:rFonts w:eastAsia="宋体"/>
        </w:rPr>
      </w:pPr>
      <w:r>
        <w:t>Table 3</w:t>
      </w:r>
      <w:r>
        <w:rPr>
          <w:rFonts w:asciiTheme="minorEastAsia" w:eastAsiaTheme="minorEastAsia" w:hAnsiTheme="minorEastAsia" w:hint="eastAsia"/>
        </w:rPr>
        <w:t>-</w:t>
      </w:r>
      <w:r w:rsidR="00354A41">
        <w:t>1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Default="00B50B19" w:rsidP="00B50B19">
      <w:pPr>
        <w:pStyle w:val="-b"/>
      </w:pPr>
      <w:r>
        <w:rPr>
          <w:rFonts w:hint="eastAsia"/>
        </w:rPr>
        <w:t>表</w:t>
      </w:r>
      <w:r>
        <w:rPr>
          <w:rFonts w:hint="eastAsia"/>
        </w:rPr>
        <w:t>3-</w:t>
      </w:r>
      <w:r>
        <w:t>2</w:t>
      </w:r>
      <w:r>
        <w:rPr>
          <w:rFonts w:hint="eastAsia"/>
        </w:rPr>
        <w:t xml:space="preserve"> </w:t>
      </w:r>
      <w:r>
        <w:rPr>
          <w:rFonts w:hint="eastAsia"/>
        </w:rPr>
        <w:t>训练机器配置</w:t>
      </w:r>
    </w:p>
    <w:p w:rsidR="00B50B19" w:rsidRPr="00B50B19" w:rsidRDefault="00B50B19" w:rsidP="00B50B19">
      <w:pPr>
        <w:pStyle w:val="-c"/>
        <w:spacing w:afterLines="50" w:after="120"/>
        <w:rPr>
          <w:rFonts w:eastAsia="宋体"/>
        </w:rPr>
      </w:pPr>
      <w:r>
        <w:t>Table 3</w:t>
      </w:r>
      <w:r>
        <w:rPr>
          <w:rFonts w:asciiTheme="minorEastAsia" w:eastAsiaTheme="minorEastAsia" w:hAnsiTheme="minorEastAsia"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9547A9">
      <w:pPr>
        <w:pStyle w:val="2"/>
      </w:pPr>
      <w:r>
        <w:rPr>
          <w:rFonts w:hint="eastAsia"/>
        </w:rPr>
        <w:t>语义相关词表生成</w:t>
      </w:r>
    </w:p>
    <w:p w:rsidR="009547A9" w:rsidRDefault="009547A9" w:rsidP="009547A9">
      <w:pPr>
        <w:pStyle w:val="3"/>
      </w:pPr>
      <w:r>
        <w:rPr>
          <w:rFonts w:hint="eastAsia"/>
        </w:rPr>
        <w:t>数据后处理</w:t>
      </w:r>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），所谓停词是指英语中经常使用的无具体语义的单词，如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sidRPr="009547A9">
        <w:rPr>
          <w:rFonts w:hint="eastAsia"/>
          <w:vertAlign w:val="superscript"/>
        </w:rPr>
        <w:t>[</w:t>
      </w:r>
      <w:r w:rsidR="003D1154">
        <w:rPr>
          <w:vertAlign w:val="superscript"/>
        </w:rPr>
        <w:t>37</w:t>
      </w:r>
      <w:r w:rsidRPr="009547A9">
        <w:rPr>
          <w:rFonts w:hint="eastAsia"/>
          <w:vertAlign w:val="superscript"/>
        </w:rPr>
        <w:t>]</w:t>
      </w:r>
      <w:r>
        <w:rPr>
          <w:rFonts w:hint="eastAsia"/>
        </w:rPr>
        <w:t>构建了一份停词表，并根据该表对所有停词进行过滤。</w:t>
      </w:r>
    </w:p>
    <w:p w:rsidR="009547A9" w:rsidRDefault="009547A9" w:rsidP="009547A9">
      <w:pPr>
        <w:pStyle w:val="af0"/>
      </w:pPr>
      <w:r>
        <w:rPr>
          <w:rFonts w:hint="eastAsia"/>
        </w:rPr>
        <w:t>3.</w:t>
      </w:r>
      <w:r>
        <w:rPr>
          <w:rFonts w:hint="eastAsia"/>
        </w:rPr>
        <w:tab/>
      </w:r>
      <w:r>
        <w:rPr>
          <w:rFonts w:hint="eastAsia"/>
        </w:rPr>
        <w:t>训练结果中存在一些单词，由于在语料库中出现频率过低，训练得到的词向量不够精确。这些单词通常是一些冷门单词或拼写错误，在训练前为保证句子</w:t>
      </w:r>
      <w:r>
        <w:rPr>
          <w:rFonts w:hint="eastAsia"/>
        </w:rPr>
        <w:lastRenderedPageBreak/>
        <w:t>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P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3D1154">
        <w:rPr>
          <w:vertAlign w:val="superscript"/>
        </w:rPr>
        <w:t>38</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，这三个单词均与编译过程相关。</w:t>
      </w:r>
    </w:p>
    <w:p w:rsidR="00AC7249" w:rsidRDefault="008E5872" w:rsidP="008D3FEC">
      <w:pPr>
        <w:pStyle w:val="af0"/>
        <w:ind w:firstLineChars="0" w:firstLine="0"/>
        <w:jc w:val="center"/>
      </w:pPr>
      <w:r>
        <w:rPr>
          <w:rFonts w:hint="eastAsia"/>
          <w:noProof/>
        </w:rPr>
        <w:drawing>
          <wp:inline distT="0" distB="0" distL="0" distR="0" wp14:anchorId="04FA8EF3" wp14:editId="1B4AC5AA">
            <wp:extent cx="3858491" cy="3076664"/>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8442" cy="3132441"/>
                    </a:xfrm>
                    <a:prstGeom prst="rect">
                      <a:avLst/>
                    </a:prstGeom>
                  </pic:spPr>
                </pic:pic>
              </a:graphicData>
            </a:graphic>
          </wp:inline>
        </w:drawing>
      </w:r>
    </w:p>
    <w:p w:rsidR="008D3FEC" w:rsidRDefault="008D3FEC" w:rsidP="008D3FEC">
      <w:pPr>
        <w:pStyle w:val="-8"/>
      </w:pPr>
      <w:r>
        <w:rPr>
          <w:rFonts w:hint="eastAsia"/>
        </w:rPr>
        <w:t>图</w:t>
      </w:r>
      <w:r>
        <w:rPr>
          <w:rFonts w:hint="eastAsia"/>
        </w:rPr>
        <w:t>3-</w:t>
      </w:r>
      <w:r>
        <w:t xml:space="preserve">3 </w:t>
      </w:r>
      <w:r>
        <w:t>词向量的</w:t>
      </w:r>
      <w:r>
        <w:rPr>
          <w:rFonts w:hint="eastAsia"/>
        </w:rPr>
        <w:t>2D</w:t>
      </w:r>
      <w:r>
        <w:rPr>
          <w:rFonts w:hint="eastAsia"/>
        </w:rPr>
        <w:t>投影图</w:t>
      </w:r>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19">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Default="008D3FEC" w:rsidP="008D3FEC">
      <w:pPr>
        <w:pStyle w:val="-8"/>
        <w:ind w:firstLine="480"/>
      </w:pPr>
      <w:r>
        <w:rPr>
          <w:rFonts w:hint="eastAsia"/>
        </w:rPr>
        <w:t>图</w:t>
      </w:r>
      <w:r>
        <w:rPr>
          <w:rFonts w:hint="eastAsia"/>
        </w:rPr>
        <w:t>3-</w:t>
      </w:r>
      <w:r>
        <w:t xml:space="preserve">4 </w:t>
      </w:r>
      <w:r>
        <w:t>局部放大的词向量的</w:t>
      </w:r>
      <w:r>
        <w:rPr>
          <w:rFonts w:hint="eastAsia"/>
        </w:rPr>
        <w:t>2D</w:t>
      </w:r>
      <w:r>
        <w:rPr>
          <w:rFonts w:hint="eastAsia"/>
        </w:rPr>
        <w:t>投影图</w:t>
      </w:r>
    </w:p>
    <w:p w:rsidR="008D3FEC" w:rsidRDefault="008D3FEC" w:rsidP="00FD13F0">
      <w:pPr>
        <w:pStyle w:val="-9"/>
      </w:pPr>
      <w:r>
        <w:t>Fig.3-4</w:t>
      </w:r>
      <w:r w:rsidRPr="00460EFC">
        <w:t xml:space="preserve"> </w:t>
      </w:r>
      <w:r>
        <w:t>A local amplification of 2D projection of word embeddings</w:t>
      </w:r>
    </w:p>
    <w:p w:rsidR="008D3FEC" w:rsidRDefault="00570CCA" w:rsidP="00570CCA">
      <w:pPr>
        <w:pStyle w:val="3"/>
      </w:pPr>
      <w:r>
        <w:rPr>
          <w:rFonts w:hint="eastAsia"/>
        </w:rPr>
        <w:lastRenderedPageBreak/>
        <w:t>语义相关词表</w:t>
      </w:r>
    </w:p>
    <w:p w:rsidR="00570CCA" w:rsidRDefault="00570CCA" w:rsidP="00570CCA">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Default="00570CCA" w:rsidP="00570CCA">
      <w:pPr>
        <w:pStyle w:val="-b"/>
      </w:pPr>
      <w:r>
        <w:rPr>
          <w:rFonts w:hint="eastAsia"/>
        </w:rPr>
        <w:t>表</w:t>
      </w:r>
      <w:r>
        <w:rPr>
          <w:rFonts w:hint="eastAsia"/>
        </w:rPr>
        <w:t>3-</w:t>
      </w:r>
      <w:r>
        <w:t>3</w:t>
      </w:r>
      <w:r>
        <w:rPr>
          <w:rFonts w:hint="eastAsia"/>
        </w:rPr>
        <w:t xml:space="preserve"> </w:t>
      </w:r>
      <w:r>
        <w:rPr>
          <w:rFonts w:hint="eastAsia"/>
        </w:rPr>
        <w:t>语义相关词示例</w:t>
      </w:r>
    </w:p>
    <w:p w:rsidR="00570CCA" w:rsidRPr="00570CCA" w:rsidRDefault="00570CCA" w:rsidP="00BA4CD2">
      <w:pPr>
        <w:pStyle w:val="-c"/>
        <w:spacing w:afterLines="50" w:after="120"/>
        <w:rPr>
          <w:rFonts w:eastAsia="宋体"/>
        </w:rPr>
      </w:pPr>
      <w:r>
        <w:t>Table 3</w:t>
      </w:r>
      <w:r>
        <w:rPr>
          <w:rFonts w:asciiTheme="minorEastAsia" w:eastAsiaTheme="minorEastAsia" w:hAnsiTheme="minorEastAsia"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r>
              <w:t>saves,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r>
              <w:t>deletes,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r>
              <w:t>folder,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r>
              <w:t>i</w:t>
            </w:r>
            <w:r>
              <w:rPr>
                <w:rFonts w:hint="eastAsia"/>
              </w:rPr>
              <w:t>mages,</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r>
              <w:t>d</w:t>
            </w:r>
            <w:r>
              <w:rPr>
                <w:rFonts w:hint="eastAsia"/>
              </w:rPr>
              <w:t>atabase,</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r>
              <w:t>connection,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r>
              <w:t>x</w:t>
            </w:r>
            <w:r>
              <w:rPr>
                <w:rFonts w:hint="eastAsia"/>
              </w:rPr>
              <w:t>ls,</w:t>
            </w:r>
            <w:r>
              <w:t xml:space="preserve"> xlsx, csv, spreadsheet, ods…</w:t>
            </w:r>
          </w:p>
        </w:tc>
      </w:tr>
    </w:tbl>
    <w:p w:rsidR="00570CCA" w:rsidRDefault="00570CCA" w:rsidP="00570CCA">
      <w:pPr>
        <w:pStyle w:val="2"/>
      </w:pPr>
      <w:r>
        <w:rPr>
          <w:rFonts w:hint="eastAsia"/>
        </w:rPr>
        <w:t>本章小结</w:t>
      </w:r>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能有效挖掘不同形式的软件工程领域语义相关词，甚至拼写错误。下文将对如何应用所得语义相关词进行阐述。</w:t>
      </w:r>
    </w:p>
    <w:p w:rsidR="00570CCA" w:rsidRDefault="00570CCA" w:rsidP="00570CCA">
      <w:pPr>
        <w:sectPr w:rsidR="00570CCA" w:rsidSect="001E18D3">
          <w:pgSz w:w="11906" w:h="16838" w:code="9"/>
          <w:pgMar w:top="1985" w:right="1588" w:bottom="2268" w:left="1588" w:header="1418" w:footer="1701" w:gutter="284"/>
          <w:cols w:space="425"/>
          <w:docGrid w:linePitch="395"/>
        </w:sectPr>
      </w:pPr>
    </w:p>
    <w:p w:rsidR="00570CCA" w:rsidRDefault="00570CCA" w:rsidP="004B4C72">
      <w:pPr>
        <w:pStyle w:val="1"/>
      </w:pPr>
      <w:r>
        <w:rPr>
          <w:rFonts w:hint="eastAsia"/>
        </w:rPr>
        <w:lastRenderedPageBreak/>
        <w:t>查询扩展模型</w:t>
      </w:r>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570CCA">
      <w:pPr>
        <w:pStyle w:val="2"/>
      </w:pPr>
      <w:r>
        <w:t>代码搜索整体流程</w:t>
      </w:r>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Default="00570CCA" w:rsidP="00570CCA">
      <w:pPr>
        <w:pStyle w:val="-8"/>
      </w:pPr>
      <w:r>
        <w:rPr>
          <w:rFonts w:hint="eastAsia"/>
        </w:rPr>
        <w:t>图</w:t>
      </w:r>
      <w:r>
        <w:rPr>
          <w:rFonts w:hint="eastAsia"/>
        </w:rPr>
        <w:t>4-</w:t>
      </w:r>
      <w:r>
        <w:t xml:space="preserve">1 </w:t>
      </w:r>
      <w:r>
        <w:t>代码</w:t>
      </w:r>
      <w:r>
        <w:rPr>
          <w:rFonts w:hint="eastAsia"/>
        </w:rPr>
        <w:t>搜索整体</w:t>
      </w:r>
      <w:r>
        <w:t>流程</w:t>
      </w:r>
    </w:p>
    <w:p w:rsidR="00570CCA" w:rsidRDefault="0025649D" w:rsidP="00FD13F0">
      <w:pPr>
        <w:pStyle w:val="-9"/>
      </w:pPr>
      <w:r>
        <w:t>Fig.4-1 O</w:t>
      </w:r>
      <w:r w:rsidR="00570CCA">
        <w:t>verall flow chart of code search</w:t>
      </w:r>
    </w:p>
    <w:p w:rsidR="00BA5317" w:rsidRDefault="00BA5317" w:rsidP="00FD13F0">
      <w:pPr>
        <w:pStyle w:val="-9"/>
      </w:pPr>
    </w:p>
    <w:p w:rsidR="00570CCA" w:rsidRDefault="00F84A27" w:rsidP="00F84A27">
      <w:pPr>
        <w:pStyle w:val="2"/>
      </w:pPr>
      <w:r>
        <w:t>针对本地代码搜索的查询扩展模型</w:t>
      </w:r>
    </w:p>
    <w:p w:rsidR="00F84A27" w:rsidRPr="00BB7563" w:rsidRDefault="00F84A27" w:rsidP="00F84A27">
      <w:pPr>
        <w:pStyle w:val="af0"/>
      </w:pPr>
      <w:r w:rsidRPr="00BB7563">
        <w:rPr>
          <w:rFonts w:hint="eastAsia"/>
        </w:rPr>
        <w:t>本地代码搜索在许多软件任务中均有应用，如关注定位、</w:t>
      </w:r>
      <w:r w:rsidRPr="00BB7563">
        <w:rPr>
          <w:rFonts w:hint="eastAsia"/>
        </w:rPr>
        <w:t>bug</w:t>
      </w:r>
      <w:r w:rsidRPr="00BB7563">
        <w:rPr>
          <w:rFonts w:hint="eastAsia"/>
        </w:rPr>
        <w:t>定位以及代码重构等</w:t>
      </w:r>
      <w:r w:rsidRPr="00F84A27">
        <w:rPr>
          <w:rFonts w:hint="eastAsia"/>
          <w:vertAlign w:val="superscript"/>
        </w:rPr>
        <w:t>[</w:t>
      </w:r>
      <w:r w:rsidR="003D1154">
        <w:rPr>
          <w:vertAlign w:val="superscript"/>
        </w:rPr>
        <w:t>39</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搜索仅搜索一个软件项目中的所有代码，查询的相关文档集合一般较小，返回结果集合也不大，因此用户可以很容易判断所有返回结果的相关性。而如果返回结果中有遗漏，用户则需要花费数倍的时间浏览查阅整个软件项目以找到相关代码</w:t>
      </w:r>
      <w:r w:rsidRPr="00F84A27">
        <w:rPr>
          <w:rFonts w:hint="eastAsia"/>
          <w:vertAlign w:val="superscript"/>
        </w:rPr>
        <w:t>[</w:t>
      </w:r>
      <w:r w:rsidRPr="00F84A27">
        <w:rPr>
          <w:vertAlign w:val="superscript"/>
        </w:rPr>
        <w:t>11</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w:t>
      </w:r>
      <w:r>
        <w:lastRenderedPageBreak/>
        <w:t>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w:t>
      </w:r>
      <w:r w:rsidRPr="00E44860">
        <w:rPr>
          <w:rFonts w:hint="eastAsia"/>
          <w:vertAlign w:val="superscript"/>
        </w:rPr>
        <w:t>[</w:t>
      </w:r>
      <w:r w:rsidRPr="00E44860">
        <w:rPr>
          <w:vertAlign w:val="superscript"/>
        </w:rPr>
        <w:t>8</w:t>
      </w:r>
      <w:r w:rsidRPr="00E44860">
        <w:rPr>
          <w:rFonts w:hint="eastAsia"/>
          <w:vertAlign w:val="superscript"/>
        </w:rPr>
        <w:t>]</w:t>
      </w:r>
      <w:r>
        <w:rPr>
          <w:rFonts w:hint="eastAsia"/>
        </w:rPr>
        <w:t>。因此对一个代码片段，本文仅考虑它的一个特性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个语义相关词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8539B6">
      <w:pPr>
        <w:pStyle w:val="2"/>
      </w:pPr>
      <w:r>
        <w:rPr>
          <w:rFonts w:hint="eastAsia"/>
        </w:rPr>
        <w:t>针对开源代码搜索的查询扩展模型</w:t>
      </w:r>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lastRenderedPageBreak/>
        <w:t>精确度与召回率难以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”，代码库中一般存在大量函数名类似“</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3D1154">
        <w:rPr>
          <w:vertAlign w:val="superscript"/>
        </w:rPr>
        <w:t>10-14</w:t>
      </w:r>
      <w:r w:rsidR="00932846" w:rsidRPr="00932846">
        <w:rPr>
          <w:rFonts w:hint="eastAsia"/>
          <w:vertAlign w:val="superscript"/>
        </w:rPr>
        <w:t>,</w:t>
      </w:r>
      <w:r w:rsidR="003D1154">
        <w:rPr>
          <w:vertAlign w:val="superscript"/>
        </w:rPr>
        <w:t>40</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AD7081"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AD7081"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AD7081"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，该函数功能的具体实现，一般含有大量无具体语义的单词如循环变量等，使其无法较好表征函数功能。</w:t>
      </w:r>
    </w:p>
    <w:p w:rsidR="00CF111F" w:rsidRDefault="00AD7081"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lastRenderedPageBreak/>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个语义相关词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AD7081"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AD7081"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47" w:name="OLE_LINK22"/>
      <w:bookmarkStart w:id="48"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47"/>
      <w:bookmarkEnd w:id="48"/>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r>
        <w:t>噪点较多</w:t>
      </w:r>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B6C04">
      <w:pPr>
        <w:pStyle w:val="2"/>
      </w:pPr>
      <w:r>
        <w:rPr>
          <w:rFonts w:hint="eastAsia"/>
        </w:rPr>
        <w:t>查询扩展模型实现</w:t>
      </w:r>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F51375">
      <w:pPr>
        <w:pStyle w:val="3"/>
      </w:pPr>
      <w:r>
        <w:rPr>
          <w:rFonts w:hint="eastAsia"/>
        </w:rPr>
        <w:t>E</w:t>
      </w:r>
      <w:r>
        <w:t>lasticsearch</w:t>
      </w:r>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5A5D69">
        <w:rPr>
          <w:vertAlign w:val="superscript"/>
        </w:rPr>
        <w:t>41</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5A5D69">
        <w:rPr>
          <w:vertAlign w:val="superscript"/>
        </w:rPr>
        <w:t>42</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t>节点是集群中的一台服务器，负责存储数据，以及与其他节点协同提供数据</w:t>
      </w:r>
      <w:r>
        <w:rPr>
          <w:rFonts w:hint="eastAsia"/>
        </w:rPr>
        <w:lastRenderedPageBreak/>
        <w:t>的索引及搜索功能。</w:t>
      </w:r>
      <w:bookmarkStart w:id="49" w:name="OLE_LINK24"/>
      <w:r>
        <w:rPr>
          <w:rFonts w:hint="eastAsia"/>
        </w:rPr>
        <w:t>节点拥有唯一标识名。</w:t>
      </w:r>
      <w:bookmarkEnd w:id="49"/>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Pr>
          <w:rFonts w:hint="eastAsia"/>
        </w:rPr>
        <w:t>。通常一个类型用来区分具有相同字段（</w:t>
      </w:r>
      <w:r>
        <w:rPr>
          <w:rFonts w:hint="eastAsia"/>
        </w:rPr>
        <w:t>field</w:t>
      </w:r>
      <w:r>
        <w:rPr>
          <w:rFonts w:hint="eastAsia"/>
        </w:rPr>
        <w:t>）的文档。例如在一个博客管理平台中我们可以仅建立一个索引，并给用户信息、博客文章以及用户评论分别分配类型。类型包含一个名字及一个映射（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Default="00AB6C04" w:rsidP="00BA4CD2">
      <w:pPr>
        <w:pStyle w:val="af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Pr="00BA4CD2" w:rsidRDefault="00BA4CD2" w:rsidP="00BA4CD2">
      <w:pPr>
        <w:pStyle w:val="af0"/>
        <w:ind w:firstLineChars="0" w:firstLine="0"/>
        <w:jc w:val="center"/>
        <w:rPr>
          <w:sz w:val="21"/>
          <w:szCs w:val="21"/>
        </w:rPr>
      </w:pP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Code 4-1 An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支持将索引分片，即碎片。一个碎片可以存储到集群中的任意节点上，且具有完整的与</w:t>
      </w:r>
      <w:r>
        <w:rPr>
          <w:rFonts w:hint="eastAsia"/>
        </w:rPr>
        <w:lastRenderedPageBreak/>
        <w:t>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F64472" w:rsidRDefault="00F64472" w:rsidP="00F64472">
      <w:pPr>
        <w:pStyle w:val="af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850974" w:rsidRPr="00850974" w:rsidRDefault="00850974" w:rsidP="00850974">
      <w:pPr>
        <w:pStyle w:val="af0"/>
        <w:ind w:firstLineChars="0" w:firstLine="0"/>
        <w:jc w:val="center"/>
        <w:rPr>
          <w:sz w:val="21"/>
          <w:szCs w:val="21"/>
        </w:rPr>
      </w:pP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An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F51375">
      <w:pPr>
        <w:pStyle w:val="3"/>
      </w:pPr>
      <w:r>
        <w:t>系统实现</w:t>
      </w:r>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1">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Default="00B71BE0" w:rsidP="00B71BE0">
      <w:pPr>
        <w:pStyle w:val="-8"/>
      </w:pPr>
      <w:r>
        <w:rPr>
          <w:rFonts w:hint="eastAsia"/>
        </w:rPr>
        <w:t>图</w:t>
      </w:r>
      <w:r>
        <w:rPr>
          <w:rFonts w:hint="eastAsia"/>
        </w:rPr>
        <w:t>4-2</w:t>
      </w:r>
      <w:r>
        <w:t xml:space="preserve"> Elasticsearch</w:t>
      </w:r>
      <w:r w:rsidR="001154F6">
        <w:t>工作</w:t>
      </w:r>
      <w:r w:rsidR="001154F6">
        <w:rPr>
          <w:rFonts w:hint="eastAsia"/>
        </w:rPr>
        <w:t>流程</w:t>
      </w:r>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9A3E37">
        <w:rPr>
          <w:vertAlign w:val="superscript"/>
        </w:rPr>
        <w:t>43</w:t>
      </w:r>
      <w:r w:rsidRPr="00501644">
        <w:rPr>
          <w:rFonts w:hint="eastAsia"/>
          <w:vertAlign w:val="superscript"/>
        </w:rPr>
        <w:t>]</w:t>
      </w:r>
      <w:r>
        <w:rPr>
          <w:rFonts w:hint="eastAsia"/>
        </w:rPr>
        <w:t>对</w:t>
      </w:r>
      <w:r>
        <w:rPr>
          <w:rFonts w:hint="eastAsia"/>
        </w:rPr>
        <w:t>java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850974">
      <w:pPr>
        <w:pStyle w:val="-8"/>
        <w:ind w:firstLine="480"/>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t>The index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"stopwords":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t>The index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Default="00501644" w:rsidP="00501644">
      <w:pPr>
        <w:pStyle w:val="-8"/>
      </w:pPr>
      <w:r>
        <w:rPr>
          <w:rFonts w:hint="eastAsia"/>
        </w:rPr>
        <w:t>图</w:t>
      </w:r>
      <w:r>
        <w:rPr>
          <w:rFonts w:hint="eastAsia"/>
        </w:rPr>
        <w:t>4-3</w:t>
      </w:r>
      <w:r>
        <w:t xml:space="preserve"> Elasticsearch</w:t>
      </w:r>
      <w:r>
        <w:t>索引创建流程</w:t>
      </w:r>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612BC5">
      <w:pPr>
        <w:pStyle w:val="2"/>
      </w:pPr>
      <w:r>
        <w:t>本章小结</w:t>
      </w:r>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挖掘语义相关词及其在代码搜索上的应用进行验证评估</w:t>
      </w:r>
      <w:r>
        <w:rPr>
          <w:rFonts w:hint="eastAsia"/>
        </w:rPr>
        <w:t>，并分析实验结果。</w:t>
      </w:r>
    </w:p>
    <w:p w:rsidR="00612BC5" w:rsidRDefault="00612BC5" w:rsidP="00612BC5">
      <w:pPr>
        <w:sectPr w:rsidR="00612BC5" w:rsidSect="001E18D3">
          <w:pgSz w:w="11906" w:h="16838" w:code="9"/>
          <w:pgMar w:top="1985" w:right="1588" w:bottom="2268" w:left="1588" w:header="1418" w:footer="1701" w:gutter="284"/>
          <w:cols w:space="425"/>
          <w:docGrid w:linePitch="395"/>
        </w:sectPr>
      </w:pPr>
    </w:p>
    <w:p w:rsidR="00612BC5" w:rsidRDefault="00612BC5" w:rsidP="004B4C72">
      <w:pPr>
        <w:pStyle w:val="1"/>
      </w:pPr>
      <w:r>
        <w:rPr>
          <w:rFonts w:hint="eastAsia"/>
        </w:rPr>
        <w:lastRenderedPageBreak/>
        <w:t>实验与评估</w:t>
      </w:r>
    </w:p>
    <w:p w:rsidR="00612BC5" w:rsidRDefault="00612BC5" w:rsidP="00612BC5">
      <w:pPr>
        <w:pStyle w:val="af0"/>
      </w:pPr>
      <w:r>
        <w:rPr>
          <w:rFonts w:hint="eastAsia"/>
        </w:rPr>
        <w:t>本章对</w:t>
      </w:r>
      <w:r>
        <w:rPr>
          <w:rFonts w:hint="eastAsia"/>
        </w:rPr>
        <w:t>SWordMap</w:t>
      </w:r>
      <w:r>
        <w:rPr>
          <w:rFonts w:hint="eastAsia"/>
        </w:rPr>
        <w:t>挖掘语义相关词及其在代码搜索上的应用设计实验进行验证评估。本文共设计了四个不同实验：（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6D1C3F">
      <w:pPr>
        <w:pStyle w:val="2"/>
      </w:pPr>
      <w:r>
        <w:t>语义相关词表的精确度</w:t>
      </w:r>
    </w:p>
    <w:p w:rsidR="006D1C3F" w:rsidRPr="00AE3CB3" w:rsidRDefault="006D1C3F" w:rsidP="006D1C3F">
      <w:pPr>
        <w:pStyle w:val="af0"/>
      </w:pPr>
      <w:r>
        <w:t>该实验主要目标为评估</w:t>
      </w:r>
      <w:r>
        <w:rPr>
          <w:rFonts w:hint="eastAsia"/>
        </w:rPr>
        <w:t>SWordMap</w:t>
      </w:r>
      <w:r>
        <w:rPr>
          <w:rFonts w:hint="eastAsia"/>
        </w:rPr>
        <w:t>挖掘语义相关词表的精确度。这直接影响所得语义相关词表的实际应用价值。</w:t>
      </w:r>
    </w:p>
    <w:p w:rsidR="006D1C3F" w:rsidRDefault="006D1C3F" w:rsidP="006D1C3F">
      <w:pPr>
        <w:pStyle w:val="3"/>
      </w:pPr>
      <w:r>
        <w:rPr>
          <w:rFonts w:hint="eastAsia"/>
        </w:rPr>
        <w:t>实验设定</w:t>
      </w:r>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在确认正确语义相关词对之后人工检查这些正确结果是否出现在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），即样本中正确语义相关词对数量占样本总数的比重。由于一个单词的语义相关词一共有多少难以统计，因此召回率无法衡量。</w:t>
      </w:r>
    </w:p>
    <w:p w:rsidR="006D1C3F" w:rsidRDefault="006D1C3F" w:rsidP="006D1C3F">
      <w:pPr>
        <w:pStyle w:val="3"/>
      </w:pPr>
      <w:r>
        <w:t>实验结果</w:t>
      </w:r>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语义相关词词表的精确度平均在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AD73D8">
        <w:rPr>
          <w:vertAlign w:val="superscript"/>
        </w:rPr>
        <w:t>26</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Default="007E4D10" w:rsidP="007E4D10">
      <w:pPr>
        <w:pStyle w:val="-b"/>
      </w:pPr>
      <w:r>
        <w:rPr>
          <w:rFonts w:hint="eastAsia"/>
        </w:rPr>
        <w:t>表</w:t>
      </w:r>
      <w:r>
        <w:rPr>
          <w:rFonts w:hint="eastAsia"/>
        </w:rPr>
        <w:t xml:space="preserve">5-1 </w:t>
      </w:r>
      <w:r>
        <w:rPr>
          <w:rFonts w:hint="eastAsia"/>
        </w:rPr>
        <w:t>语义相关词正确性验证结果</w:t>
      </w:r>
    </w:p>
    <w:p w:rsidR="007E4D10" w:rsidRPr="007E4D10" w:rsidRDefault="00DF217A" w:rsidP="007E4D10">
      <w:pPr>
        <w:pStyle w:val="-c"/>
        <w:spacing w:afterLines="50" w:after="120"/>
        <w:rPr>
          <w:rFonts w:eastAsia="宋体"/>
        </w:rPr>
      </w:pPr>
      <w:r>
        <w:t>Table 5</w:t>
      </w:r>
      <w:r w:rsidR="007E4D10">
        <w:rPr>
          <w:rFonts w:asciiTheme="minorEastAsia" w:eastAsiaTheme="minorEastAsia" w:hAnsiTheme="minorEastAsia"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7E4D10" w:rsidP="00DF217A">
            <w:pPr>
              <w:jc w:val="center"/>
            </w:pPr>
            <w:r>
              <w:rPr>
                <w:rFonts w:hint="eastAsia"/>
              </w:rPr>
              <w:t>1740</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7E4D10" w:rsidP="00DF217A">
            <w:pPr>
              <w:jc w:val="center"/>
            </w:pPr>
            <w:r>
              <w:rPr>
                <w:rFonts w:hint="eastAsia"/>
              </w:rPr>
              <w:t>1352</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7E4D10" w:rsidP="00DF217A">
            <w:pPr>
              <w:jc w:val="center"/>
            </w:pPr>
            <w:r>
              <w:rPr>
                <w:rFonts w:hint="eastAsia"/>
              </w:rPr>
              <w:t>77.7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7E4D10" w:rsidP="00DF217A">
            <w:pPr>
              <w:jc w:val="center"/>
            </w:pPr>
            <w:r>
              <w:rPr>
                <w:rFonts w:hint="eastAsia"/>
              </w:rPr>
              <w:t>1011</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7E4D10" w:rsidP="00DF217A">
            <w:pPr>
              <w:jc w:val="center"/>
            </w:pPr>
            <w:r>
              <w:rPr>
                <w:rFonts w:hint="eastAsia"/>
              </w:rPr>
              <w:t>74.8</w:t>
            </w:r>
          </w:p>
        </w:tc>
      </w:tr>
    </w:tbl>
    <w:p w:rsidR="001E3CFA" w:rsidRDefault="001E3CFA" w:rsidP="001E3CFA">
      <w:pPr>
        <w:pStyle w:val="2"/>
      </w:pPr>
      <w:r>
        <w:rPr>
          <w:rFonts w:hint="eastAsia"/>
        </w:rPr>
        <w:t>关注定位</w:t>
      </w:r>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1E3CFA">
      <w:pPr>
        <w:pStyle w:val="3"/>
      </w:pPr>
      <w:r>
        <w:t>实验设定</w:t>
      </w:r>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Default="001E3CFA" w:rsidP="001E3CFA">
      <w:pPr>
        <w:pStyle w:val="-b"/>
      </w:pPr>
      <w:r>
        <w:rPr>
          <w:rFonts w:hint="eastAsia"/>
        </w:rPr>
        <w:t>表</w:t>
      </w:r>
      <w:r>
        <w:rPr>
          <w:rFonts w:hint="eastAsia"/>
        </w:rPr>
        <w:t xml:space="preserve">5-2 </w:t>
      </w:r>
      <w:r>
        <w:rPr>
          <w:rFonts w:hint="eastAsia"/>
        </w:rPr>
        <w:t>关注定位实验环境配置</w:t>
      </w:r>
    </w:p>
    <w:p w:rsidR="001E3CFA" w:rsidRPr="001E3CFA" w:rsidRDefault="001E3CFA" w:rsidP="001E3CFA">
      <w:pPr>
        <w:pStyle w:val="-c"/>
        <w:spacing w:afterLines="50" w:after="120"/>
        <w:rPr>
          <w:rFonts w:eastAsia="宋体"/>
        </w:rPr>
      </w:pPr>
      <w:r>
        <w:t>Table 5</w:t>
      </w:r>
      <w:r>
        <w:rPr>
          <w:rFonts w:asciiTheme="minorEastAsia" w:eastAsiaTheme="minorEastAsia" w:hAnsiTheme="minorEastAsia"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Pr>
          <w:rFonts w:hint="eastAsia"/>
        </w:rPr>
        <w:t>java</w:t>
      </w:r>
      <w:r>
        <w:rPr>
          <w:rFonts w:hint="eastAsia"/>
        </w:rPr>
        <w:t>软件。测试数据集如表</w:t>
      </w:r>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Pr>
          <w:rFonts w:hint="eastAsia"/>
        </w:rPr>
        <w:t>java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67455C">
        <w:rPr>
          <w:vertAlign w:val="superscript"/>
        </w:rPr>
        <w:t>44</w:t>
      </w:r>
      <w:r w:rsidRPr="0067455C">
        <w:rPr>
          <w:rFonts w:hint="eastAsia"/>
          <w:vertAlign w:val="superscript"/>
        </w:rPr>
        <w:t>]</w:t>
      </w:r>
      <w:r>
        <w:rPr>
          <w:rFonts w:hint="eastAsia"/>
        </w:rPr>
        <w:t>。其中关</w:t>
      </w:r>
      <w:r>
        <w:rPr>
          <w:rFonts w:hint="eastAsia"/>
        </w:rPr>
        <w:lastRenderedPageBreak/>
        <w:t>注定位搜索的最小单位为代码中的函数。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Default="009B3C36" w:rsidP="009B3C36">
      <w:pPr>
        <w:pStyle w:val="-b"/>
      </w:pPr>
      <w:r>
        <w:rPr>
          <w:rFonts w:hint="eastAsia"/>
        </w:rPr>
        <w:t>表</w:t>
      </w:r>
      <w:r>
        <w:rPr>
          <w:rFonts w:hint="eastAsia"/>
        </w:rPr>
        <w:t xml:space="preserve">5-3 </w:t>
      </w:r>
      <w:r>
        <w:rPr>
          <w:rFonts w:hint="eastAsia"/>
        </w:rPr>
        <w:t>测试</w:t>
      </w:r>
      <w:r w:rsidR="009416F6">
        <w:rPr>
          <w:rFonts w:hint="eastAsia"/>
        </w:rPr>
        <w:t>软件</w:t>
      </w:r>
    </w:p>
    <w:p w:rsidR="009B3C36" w:rsidRPr="009B3C36" w:rsidRDefault="009B3C36" w:rsidP="009B3C36">
      <w:pPr>
        <w:pStyle w:val="-c"/>
        <w:spacing w:afterLines="50" w:after="120"/>
        <w:rPr>
          <w:rFonts w:eastAsia="宋体"/>
        </w:rPr>
      </w:pPr>
      <w:r>
        <w:t>Table 5</w:t>
      </w:r>
      <w:r>
        <w:rPr>
          <w:rFonts w:asciiTheme="minorEastAsia" w:eastAsiaTheme="minorEastAsia" w:hAnsiTheme="minorEastAsia" w:hint="eastAsia"/>
        </w:rPr>
        <w:t>-</w:t>
      </w:r>
      <w:r>
        <w:t xml:space="preserve">3 </w:t>
      </w:r>
      <w:r w:rsidR="00354A41">
        <w:t>E</w:t>
      </w:r>
      <w:r>
        <w:t xml:space="preserve">valuated </w:t>
      </w:r>
      <w:r w:rsidR="009416F6">
        <w:t>java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报表可视化设计器</w:t>
            </w:r>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Default="00354A41" w:rsidP="00A02B44">
      <w:pPr>
        <w:pStyle w:val="-b"/>
      </w:pPr>
      <w:r>
        <w:rPr>
          <w:rFonts w:hint="eastAsia"/>
        </w:rPr>
        <w:t>表</w:t>
      </w:r>
      <w:r>
        <w:rPr>
          <w:rFonts w:hint="eastAsia"/>
        </w:rPr>
        <w:t xml:space="preserve">5-4 </w:t>
      </w:r>
      <w:r>
        <w:rPr>
          <w:rFonts w:hint="eastAsia"/>
        </w:rPr>
        <w:t>关注定位测试数据</w:t>
      </w:r>
    </w:p>
    <w:p w:rsidR="006D1C3F" w:rsidRPr="00354A41" w:rsidRDefault="00354A41" w:rsidP="00354A41">
      <w:pPr>
        <w:pStyle w:val="-c"/>
        <w:spacing w:afterLines="50" w:after="120"/>
        <w:rPr>
          <w:rFonts w:eastAsia="宋体"/>
        </w:rPr>
      </w:pPr>
      <w:r>
        <w:t>Table 5</w:t>
      </w:r>
      <w:r>
        <w:rPr>
          <w:rFonts w:asciiTheme="minorEastAsia" w:eastAsiaTheme="minorEastAsia" w:hAnsiTheme="minorEastAsia"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Default="00D2323A" w:rsidP="00077CFD">
      <w:pPr>
        <w:pStyle w:val="-8"/>
      </w:pPr>
      <w:r>
        <w:rPr>
          <w:rFonts w:hint="eastAsia"/>
        </w:rPr>
        <w:t>图</w:t>
      </w:r>
      <w:r>
        <w:rPr>
          <w:rFonts w:hint="eastAsia"/>
        </w:rPr>
        <w:t>5-1</w:t>
      </w:r>
      <w:r>
        <w:t xml:space="preserve"> </w:t>
      </w:r>
      <w:r>
        <w:rPr>
          <w:rFonts w:hint="eastAsia"/>
        </w:rPr>
        <w:t>关注定位</w:t>
      </w:r>
      <w:r>
        <w:t>任务</w:t>
      </w:r>
      <w:r>
        <w:rPr>
          <w:rFonts w:hint="eastAsia"/>
        </w:rPr>
        <w:t>add textfield</w:t>
      </w:r>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的测试方法一样，搜索仅考虑函数的函数签名（函数名及其所属类名），搜索采取正则表达式匹配的搜索策略。具体来说，假设用户查询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EB4F7C">
      <w:pPr>
        <w:pStyle w:val="3"/>
      </w:pPr>
      <w:r>
        <w:t>实验结果</w:t>
      </w:r>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Pr>
          <w:rFonts w:hint="eastAsia"/>
          <w:vertAlign w:val="superscript"/>
        </w:rPr>
        <w:t>[11</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Default="00EB4F7C" w:rsidP="00EB4F7C">
      <w:pPr>
        <w:pStyle w:val="-b"/>
      </w:pPr>
      <w:r>
        <w:rPr>
          <w:rFonts w:hint="eastAsia"/>
        </w:rPr>
        <w:t>表</w:t>
      </w:r>
      <w:r>
        <w:rPr>
          <w:rFonts w:hint="eastAsia"/>
        </w:rPr>
        <w:t xml:space="preserve">5-5 </w:t>
      </w:r>
      <w:r>
        <w:rPr>
          <w:rFonts w:hint="eastAsia"/>
        </w:rPr>
        <w:t>关注定位实验结果</w:t>
      </w:r>
    </w:p>
    <w:p w:rsidR="00EB4F7C" w:rsidRPr="00EB4F7C" w:rsidRDefault="00EB4F7C" w:rsidP="00EB4F7C">
      <w:pPr>
        <w:pStyle w:val="-c"/>
        <w:spacing w:afterLines="50" w:after="120"/>
        <w:rPr>
          <w:rFonts w:eastAsia="宋体"/>
        </w:rPr>
      </w:pPr>
      <w:r>
        <w:t>Table 5</w:t>
      </w:r>
      <w:r>
        <w:rPr>
          <w:rFonts w:asciiTheme="minorEastAsia" w:eastAsiaTheme="minorEastAsia" w:hAnsiTheme="minorEastAsia"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Pr="00D64F5E">
        <w:t>需要用户以搜索的返回结果作为起点使用代码浏览工具进行检索</w:t>
      </w:r>
      <w:r w:rsidR="00A10F3F">
        <w:rPr>
          <w:rFonts w:hint="eastAsia"/>
          <w:vertAlign w:val="superscript"/>
        </w:rPr>
        <w:t>[10</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”功能的一个辅助函数。因此代码搜索的召回率难以达到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9E046E">
        <w:rPr>
          <w:rFonts w:hint="eastAsia"/>
          <w:vertAlign w:val="superscript"/>
        </w:rPr>
        <w:t>[14</w:t>
      </w:r>
      <w:r>
        <w:rPr>
          <w:rFonts w:hint="eastAsia"/>
          <w:vertAlign w:val="superscript"/>
        </w:rPr>
        <w:t>]</w:t>
      </w:r>
      <w:r w:rsidRPr="00D64F5E">
        <w:rPr>
          <w:rFonts w:hint="eastAsia"/>
        </w:rPr>
        <w:t>。</w:t>
      </w:r>
    </w:p>
    <w:p w:rsidR="00EB4F7C" w:rsidRPr="003A2CE4" w:rsidRDefault="00FD13F0" w:rsidP="00FD13F0">
      <w:pPr>
        <w:pStyle w:val="2"/>
      </w:pPr>
      <w:r>
        <w:rPr>
          <w:rFonts w:hint="eastAsia"/>
        </w:rPr>
        <w:lastRenderedPageBreak/>
        <w:t>本地代码搜索</w:t>
      </w:r>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C64E56">
        <w:rPr>
          <w:vertAlign w:val="superscript"/>
        </w:rPr>
        <w:t>45</w:t>
      </w:r>
      <w:r w:rsidRPr="00FD13F0">
        <w:rPr>
          <w:rFonts w:hint="eastAsia"/>
          <w:vertAlign w:val="superscript"/>
        </w:rPr>
        <w:t>]</w:t>
      </w:r>
      <w:r>
        <w:rPr>
          <w:rFonts w:hint="eastAsia"/>
        </w:rPr>
        <w:t>。</w:t>
      </w:r>
    </w:p>
    <w:p w:rsidR="00EB4F7C" w:rsidRDefault="00FD13F0" w:rsidP="00FD13F0">
      <w:pPr>
        <w:pStyle w:val="3"/>
      </w:pPr>
      <w:r>
        <w:rPr>
          <w:rFonts w:hint="eastAsia"/>
        </w:rPr>
        <w:t>实验设定</w:t>
      </w:r>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Pr>
          <w:rFonts w:hint="eastAsia"/>
        </w:rPr>
        <w:t>java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人均同意该结果为真的时候才将其加入真实数据集。测试数据集如表</w:t>
      </w:r>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”的相关结果。与关注定位不同的是，本地代码搜索仅查找与用户查询直接相关的函数。用户可以以代码搜索的返回结果为起点对在代码结构上与查询相关的函数进行检索。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4">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Default="00FD13F0" w:rsidP="00FD13F0">
      <w:pPr>
        <w:pStyle w:val="-8"/>
      </w:pPr>
      <w:r>
        <w:rPr>
          <w:rFonts w:hint="eastAsia"/>
        </w:rPr>
        <w:t>图</w:t>
      </w:r>
      <w:r>
        <w:rPr>
          <w:rFonts w:hint="eastAsia"/>
        </w:rPr>
        <w:t>5-2</w:t>
      </w:r>
      <w:r>
        <w:t>本地代码搜索任务</w:t>
      </w:r>
      <w:r>
        <w:rPr>
          <w:rFonts w:hint="eastAsia"/>
        </w:rPr>
        <w:t xml:space="preserve">initialize </w:t>
      </w:r>
      <w:r>
        <w:t>chart dialog</w:t>
      </w:r>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”，则去除停词后原始查询为“</w:t>
      </w:r>
      <w:r>
        <w:t xml:space="preserve">export </w:t>
      </w:r>
      <w:r>
        <w:rPr>
          <w:rFonts w:hint="eastAsia"/>
        </w:rPr>
        <w:t xml:space="preserve">AND </w:t>
      </w:r>
      <w:r>
        <w:t>excel</w:t>
      </w:r>
      <w:r>
        <w:rPr>
          <w:rFonts w:hint="eastAsia"/>
        </w:rPr>
        <w:t>”。在进行查询扩展时，假设</w:t>
      </w:r>
      <w:r>
        <w:t>export</w:t>
      </w:r>
      <w:r>
        <w:t>的语义相关词是</w:t>
      </w:r>
      <w:r>
        <w:rPr>
          <w:rFonts w:hint="eastAsia"/>
        </w:rPr>
        <w:t>exporter</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(export OR exporter)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Pr>
          <w:rFonts w:hint="eastAsia"/>
        </w:rPr>
        <w:t>5.2.1.3</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Default="00FD13F0" w:rsidP="00FD13F0">
      <w:pPr>
        <w:pStyle w:val="-b"/>
      </w:pPr>
      <w:r>
        <w:rPr>
          <w:rFonts w:hint="eastAsia"/>
        </w:rPr>
        <w:t>表</w:t>
      </w:r>
      <w:r>
        <w:rPr>
          <w:rFonts w:hint="eastAsia"/>
        </w:rPr>
        <w:t xml:space="preserve">5-6 </w:t>
      </w:r>
      <w:r>
        <w:rPr>
          <w:rFonts w:hint="eastAsia"/>
        </w:rPr>
        <w:t>本地代码搜索测试数据</w:t>
      </w:r>
    </w:p>
    <w:p w:rsidR="00FD13F0" w:rsidRPr="00FD13F0" w:rsidRDefault="00FD13F0" w:rsidP="00FD13F0">
      <w:pPr>
        <w:pStyle w:val="-c"/>
        <w:spacing w:afterLines="50" w:after="120"/>
        <w:rPr>
          <w:rFonts w:eastAsia="宋体"/>
        </w:rPr>
      </w:pPr>
      <w:r>
        <w:t>Table 5</w:t>
      </w:r>
      <w:r>
        <w:rPr>
          <w:rFonts w:asciiTheme="minorEastAsia" w:eastAsiaTheme="minorEastAsia" w:hAnsiTheme="minorEastAsia"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FD13F0">
      <w:pPr>
        <w:pStyle w:val="3"/>
      </w:pPr>
      <w:r>
        <w:t>实验结果</w:t>
      </w:r>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Default="00E74132" w:rsidP="00E74132">
      <w:pPr>
        <w:pStyle w:val="-b"/>
      </w:pPr>
      <w:r>
        <w:rPr>
          <w:rFonts w:hint="eastAsia"/>
        </w:rPr>
        <w:t>表</w:t>
      </w:r>
      <w:r w:rsidR="00131C94">
        <w:rPr>
          <w:rFonts w:hint="eastAsia"/>
        </w:rPr>
        <w:t>5-7</w:t>
      </w:r>
      <w:r>
        <w:rPr>
          <w:rFonts w:hint="eastAsia"/>
        </w:rPr>
        <w:t xml:space="preserve"> </w:t>
      </w:r>
      <w:r>
        <w:rPr>
          <w:rFonts w:hint="eastAsia"/>
        </w:rPr>
        <w:t>本地代码搜索实验结果</w:t>
      </w:r>
    </w:p>
    <w:p w:rsidR="00E74132" w:rsidRPr="00E74132" w:rsidRDefault="00E74132" w:rsidP="00E74132">
      <w:pPr>
        <w:pStyle w:val="-c"/>
        <w:spacing w:afterLines="50" w:after="120"/>
        <w:rPr>
          <w:rFonts w:eastAsia="宋体"/>
        </w:rPr>
      </w:pPr>
      <w:r>
        <w:t>Table 5</w:t>
      </w:r>
      <w:r>
        <w:rPr>
          <w:rFonts w:asciiTheme="minorEastAsia" w:eastAsiaTheme="minorEastAsia" w:hAnsiTheme="minorEastAsia"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仅能挖掘出现在当前搜索的软件中的语义相关词，若一个语义相关词未在当前搜索的软件中出现，则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373B2F">
      <w:pPr>
        <w:pStyle w:val="2"/>
      </w:pPr>
      <w:r>
        <w:rPr>
          <w:rFonts w:hint="eastAsia"/>
        </w:rPr>
        <w:t>开源代码搜索</w:t>
      </w:r>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73B2F">
      <w:pPr>
        <w:pStyle w:val="3"/>
      </w:pPr>
      <w:r>
        <w:t>实验设定</w:t>
      </w:r>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Default="00131C94" w:rsidP="00131C94">
      <w:pPr>
        <w:pStyle w:val="-b"/>
      </w:pPr>
      <w:r>
        <w:rPr>
          <w:rFonts w:hint="eastAsia"/>
        </w:rPr>
        <w:t>表</w:t>
      </w:r>
      <w:r>
        <w:rPr>
          <w:rFonts w:hint="eastAsia"/>
        </w:rPr>
        <w:t xml:space="preserve">5-8 </w:t>
      </w:r>
      <w:r>
        <w:rPr>
          <w:rFonts w:hint="eastAsia"/>
        </w:rPr>
        <w:t>开源代码搜索实验环境配置</w:t>
      </w:r>
    </w:p>
    <w:p w:rsidR="00131C94" w:rsidRPr="00131C94" w:rsidRDefault="00131C94" w:rsidP="00131C94">
      <w:pPr>
        <w:pStyle w:val="-c"/>
        <w:spacing w:afterLines="50" w:after="120"/>
        <w:rPr>
          <w:rFonts w:eastAsia="宋体"/>
        </w:rPr>
      </w:pPr>
      <w:r>
        <w:t>Table 5</w:t>
      </w:r>
      <w:r>
        <w:rPr>
          <w:rFonts w:asciiTheme="minorEastAsia" w:eastAsiaTheme="minorEastAsia" w:hAnsiTheme="minorEastAsia"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433"/>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A90CE2">
        <w:rPr>
          <w:vertAlign w:val="superscript"/>
        </w:rPr>
        <w:t>[46</w:t>
      </w:r>
      <w:r w:rsidRPr="0051365B">
        <w:rPr>
          <w:vertAlign w:val="superscript"/>
        </w:rPr>
        <w:t>]</w:t>
      </w:r>
      <w:r>
        <w:rPr>
          <w:rFonts w:hint="eastAsia"/>
        </w:rPr>
        <w:t>的</w:t>
      </w:r>
      <w:r>
        <w:rPr>
          <w:rFonts w:hint="eastAsia"/>
        </w:rPr>
        <w:t>java</w:t>
      </w:r>
      <w:r>
        <w:rPr>
          <w:rFonts w:hint="eastAsia"/>
        </w:rPr>
        <w:t>项目。</w:t>
      </w:r>
      <w:r>
        <w:rPr>
          <w:rFonts w:hint="eastAsia"/>
        </w:rPr>
        <w:t>Github</w:t>
      </w:r>
      <w:r>
        <w:rPr>
          <w:rFonts w:hint="eastAsia"/>
        </w:rPr>
        <w:t>作为全球流行的开源社区，其上有着海量的具有高关注度及高可靠性的开源项目。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Pr>
          <w:rFonts w:hint="eastAsia"/>
        </w:rPr>
        <w:t>java</w:t>
      </w:r>
      <w:r>
        <w:rPr>
          <w:rFonts w:hint="eastAsia"/>
        </w:rPr>
        <w:t>项目，共约</w:t>
      </w:r>
      <w:r>
        <w:rPr>
          <w:rFonts w:hint="eastAsia"/>
        </w:rPr>
        <w:t>20.6GB</w:t>
      </w:r>
      <w:r>
        <w:rPr>
          <w:rFonts w:hint="eastAsia"/>
        </w:rPr>
        <w:t>，包含</w:t>
      </w:r>
      <w:r>
        <w:rPr>
          <w:rFonts w:hint="eastAsia"/>
        </w:rPr>
        <w:t>457265</w:t>
      </w:r>
      <w:r>
        <w:rPr>
          <w:rFonts w:hint="eastAsia"/>
        </w:rPr>
        <w:t>个</w:t>
      </w:r>
      <w:r>
        <w:rPr>
          <w:rFonts w:hint="eastAsia"/>
        </w:rPr>
        <w:t>java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Default="003E03CE" w:rsidP="003E03CE">
      <w:pPr>
        <w:pStyle w:val="-b"/>
      </w:pPr>
      <w:r>
        <w:rPr>
          <w:rFonts w:hint="eastAsia"/>
        </w:rPr>
        <w:t>表</w:t>
      </w:r>
      <w:r>
        <w:rPr>
          <w:rFonts w:hint="eastAsia"/>
        </w:rPr>
        <w:t xml:space="preserve">5-9 </w:t>
      </w:r>
      <w:r>
        <w:rPr>
          <w:rFonts w:hint="eastAsia"/>
        </w:rPr>
        <w:t>开源代码搜索测试数据</w:t>
      </w:r>
    </w:p>
    <w:p w:rsidR="003E03CE" w:rsidRPr="003E03CE" w:rsidRDefault="003E03CE" w:rsidP="003E03CE">
      <w:pPr>
        <w:pStyle w:val="-c"/>
        <w:spacing w:afterLines="50" w:after="120"/>
        <w:rPr>
          <w:rFonts w:eastAsia="宋体"/>
        </w:rPr>
      </w:pPr>
      <w:r>
        <w:t>Table 5</w:t>
      </w:r>
      <w:r>
        <w:rPr>
          <w:rFonts w:asciiTheme="minorEastAsia" w:eastAsiaTheme="minorEastAsia" w:hAnsiTheme="minorEastAsia" w:hint="eastAsia"/>
        </w:rPr>
        <w:t>-</w:t>
      </w:r>
      <w:r>
        <w:t>9 open-source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Pr="003E03CE">
        <w:rPr>
          <w:rFonts w:hint="eastAsia"/>
          <w:vertAlign w:val="superscript"/>
        </w:rPr>
        <w:t>[36]</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25E2D">
        <w:rPr>
          <w:vertAlign w:val="superscript"/>
        </w:rPr>
        <w:t>47</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”，则去除停词后原始查询为“</w:t>
      </w:r>
      <w:r>
        <w:t>remove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r>
        <w:rPr>
          <w:rFonts w:hint="eastAsia"/>
        </w:rPr>
        <w:t>个中相关结果的数量，是所有查询的前</w:t>
      </w:r>
      <w:r>
        <w:rPr>
          <w:rFonts w:hint="eastAsia"/>
        </w:rPr>
        <w:t>k</w:t>
      </w:r>
      <w:r>
        <w:rPr>
          <w:rFonts w:hint="eastAsia"/>
        </w:rPr>
        <w:t>个返回结果中相关结果所占比重的平均。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r>
        <w:rPr>
          <w:rFonts w:hint="eastAsia"/>
        </w:rPr>
        <w:t>个查询的前</w:t>
      </w:r>
      <w:r>
        <w:rPr>
          <w:rFonts w:hint="eastAsia"/>
        </w:rPr>
        <w:t>k</w:t>
      </w:r>
      <w:r>
        <w:rPr>
          <w:rFonts w:hint="eastAsia"/>
        </w:rPr>
        <w:t>个返回结果中相关结果数量。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r>
        <w:t>个查询的返回结果中第一个相关结果的排序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Default="00D3798F" w:rsidP="00D3798F">
      <w:pPr>
        <w:pStyle w:val="3"/>
      </w:pPr>
      <w:r>
        <w:t>实验结果</w:t>
      </w:r>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D3798F" w:rsidRPr="00D3798F" w:rsidRDefault="00D3798F" w:rsidP="00D3798F">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p>
    <w:p w:rsidR="00D3798F" w:rsidRDefault="00D3798F" w:rsidP="00D3798F">
      <w:pPr>
        <w:pStyle w:val="-b"/>
      </w:pPr>
      <w:r>
        <w:rPr>
          <w:rFonts w:hint="eastAsia"/>
        </w:rPr>
        <w:lastRenderedPageBreak/>
        <w:t>表</w:t>
      </w:r>
      <w:r>
        <w:rPr>
          <w:rFonts w:hint="eastAsia"/>
        </w:rPr>
        <w:t xml:space="preserve">5-10 </w:t>
      </w:r>
      <w:r>
        <w:rPr>
          <w:rFonts w:hint="eastAsia"/>
        </w:rPr>
        <w:t>开源代码搜索实验结果</w:t>
      </w:r>
    </w:p>
    <w:p w:rsidR="00D3798F" w:rsidRPr="00D3798F" w:rsidRDefault="00D3798F" w:rsidP="00D3798F">
      <w:pPr>
        <w:pStyle w:val="-c"/>
        <w:spacing w:afterLines="50" w:after="120"/>
        <w:rPr>
          <w:rFonts w:eastAsia="宋体"/>
        </w:rPr>
      </w:pPr>
      <w:r>
        <w:t>Table 5</w:t>
      </w:r>
      <w:r>
        <w:rPr>
          <w:rFonts w:asciiTheme="minorEastAsia" w:eastAsiaTheme="minorEastAsia" w:hAnsiTheme="minorEastAsia"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r w:rsidRPr="00C2624A">
              <w:rPr>
                <w:rFonts w:hint="eastAsia"/>
                <w:szCs w:val="21"/>
              </w:rPr>
              <w:t>个返回结果中相关结果数量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Default="00C2624A" w:rsidP="00C2624A">
      <w:pPr>
        <w:pStyle w:val="-b"/>
      </w:pPr>
      <w:r>
        <w:rPr>
          <w:rFonts w:hint="eastAsia"/>
        </w:rPr>
        <w:lastRenderedPageBreak/>
        <w:t>表</w:t>
      </w:r>
      <w:r>
        <w:rPr>
          <w:rFonts w:hint="eastAsia"/>
        </w:rPr>
        <w:t xml:space="preserve">5-11 </w:t>
      </w:r>
      <w:r>
        <w:rPr>
          <w:rFonts w:hint="eastAsia"/>
        </w:rPr>
        <w:t>开源代码搜索评估标准实验结果</w:t>
      </w:r>
    </w:p>
    <w:p w:rsidR="00D3798F" w:rsidRPr="00C2624A" w:rsidRDefault="00C2624A" w:rsidP="00C2624A">
      <w:pPr>
        <w:pStyle w:val="-c"/>
        <w:spacing w:afterLines="50" w:after="120"/>
        <w:rPr>
          <w:rFonts w:eastAsia="宋体"/>
        </w:rPr>
      </w:pPr>
      <w:r>
        <w:t>Table 5</w:t>
      </w:r>
      <w:r>
        <w:rPr>
          <w:rFonts w:asciiTheme="minorEastAsia" w:eastAsiaTheme="minorEastAsia" w:hAnsiTheme="minorEastAsia"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询“</w:t>
      </w:r>
      <w:r w:rsidRPr="003815AB">
        <w:rPr>
          <w:rFonts w:hint="eastAsia"/>
        </w:rPr>
        <w:t>how can I decode HTML characters</w:t>
      </w:r>
      <w:r>
        <w:rPr>
          <w:rFonts w:hint="eastAsia"/>
        </w:rPr>
        <w:t>”，</w:t>
      </w:r>
      <w:r>
        <w:rPr>
          <w:rFonts w:hint="eastAsia"/>
        </w:rPr>
        <w:t>SWordMap</w:t>
      </w:r>
      <w:r>
        <w:rPr>
          <w:rFonts w:hint="eastAsia"/>
        </w:rPr>
        <w:t>能识别</w:t>
      </w:r>
      <w:r>
        <w:rPr>
          <w:rFonts w:hint="eastAsia"/>
        </w:rPr>
        <w:t>decode</w:t>
      </w:r>
      <w:r>
        <w:rPr>
          <w:rFonts w:hint="eastAsia"/>
        </w:rPr>
        <w:t>的语义相关词</w:t>
      </w: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”等等，这是因为原始查询本身即能较好匹配到大量相关结果。而对余下查询，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同时由于单词的语义相关词受上下文限制，即使是对的语义相关词也不一定会带来好的搜索结果。这意味着在做查询扩展时还需要考虑原始查询的上下文。</w:t>
      </w:r>
    </w:p>
    <w:p w:rsidR="00D3798F" w:rsidRDefault="005B7A5D" w:rsidP="005B7A5D">
      <w:pPr>
        <w:pStyle w:val="2"/>
      </w:pPr>
      <w:r>
        <w:rPr>
          <w:rFonts w:hint="eastAsia"/>
        </w:rPr>
        <w:lastRenderedPageBreak/>
        <w:t>本章小结</w:t>
      </w:r>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1E18D3">
          <w:pgSz w:w="11906" w:h="16838" w:code="9"/>
          <w:pgMar w:top="1985" w:right="1588" w:bottom="2268" w:left="1588" w:header="1418" w:footer="1701" w:gutter="284"/>
          <w:cols w:space="425"/>
          <w:docGrid w:linePitch="395"/>
        </w:sectPr>
      </w:pPr>
    </w:p>
    <w:p w:rsidR="005B7A5D" w:rsidRDefault="005B7A5D" w:rsidP="004B4C72">
      <w:pPr>
        <w:pStyle w:val="1"/>
      </w:pPr>
      <w:r>
        <w:rPr>
          <w:rFonts w:hint="eastAsia"/>
        </w:rPr>
        <w:lastRenderedPageBreak/>
        <w:t>总结与展望</w:t>
      </w:r>
    </w:p>
    <w:p w:rsidR="005B7A5D" w:rsidRDefault="005B7A5D" w:rsidP="005B7A5D">
      <w:pPr>
        <w:pStyle w:val="2"/>
      </w:pPr>
      <w:r>
        <w:rPr>
          <w:rFonts w:hint="eastAsia"/>
        </w:rPr>
        <w:t>本文工作内容总结</w:t>
      </w:r>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Pr>
          <w:rFonts w:hint="eastAsia"/>
        </w:rPr>
        <w:t>技术及查询扩展模型的相关背景知识进行介绍。介绍完相关背景知识后本文对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挖掘语义相关词及其在代码搜索上的应用进行验证评估。为充分评估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5B7A5D">
      <w:pPr>
        <w:pStyle w:val="2"/>
      </w:pPr>
      <w:r>
        <w:rPr>
          <w:rFonts w:hint="eastAsia"/>
        </w:rPr>
        <w:t>未来</w:t>
      </w:r>
      <w:r w:rsidR="005B7A5D">
        <w:rPr>
          <w:rFonts w:hint="eastAsia"/>
        </w:rPr>
        <w:t>工作展望</w:t>
      </w:r>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挖掘的语义相关词存在遗漏，说明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训练模型仅能对具有句子格式的软件文档进行训练，对代码的训练结果较差。因此在将来的工作中可以考虑对</w:t>
      </w:r>
      <w:r>
        <w:rPr>
          <w:rFonts w:hint="eastAsia"/>
        </w:rPr>
        <w:t>CBOW</w:t>
      </w:r>
      <w:r>
        <w:rPr>
          <w:rFonts w:hint="eastAsia"/>
        </w:rPr>
        <w:t>模型进行改进，使得其能</w:t>
      </w:r>
      <w:r>
        <w:rPr>
          <w:rFonts w:hint="eastAsia"/>
        </w:rPr>
        <w:lastRenderedPageBreak/>
        <w:t>够对代码这种结构化文本进行训练。</w:t>
      </w:r>
    </w:p>
    <w:p w:rsidR="005B7A5D" w:rsidRDefault="005B7A5D" w:rsidP="005B7A5D">
      <w:pPr>
        <w:pStyle w:val="af0"/>
        <w:numPr>
          <w:ilvl w:val="0"/>
          <w:numId w:val="42"/>
        </w:numPr>
        <w:ind w:firstLineChars="0"/>
      </w:pPr>
      <w:r>
        <w:rPr>
          <w:rFonts w:hint="eastAsia"/>
        </w:rPr>
        <w:t>改进查询扩展模型</w:t>
      </w:r>
    </w:p>
    <w:p w:rsidR="005B7A5D" w:rsidRDefault="005B7A5D" w:rsidP="005B7A5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，在选取扩展词时考虑查询上下文，确保扩展词的确与查询语义上相关。一个简单的想法如直接计算查询中所有单词与词库中单词的向量距离，选取词库中与所有查询中单词距离的均值最近的单词作为扩展词</w:t>
      </w:r>
      <w:r w:rsidR="001D318B">
        <w:rPr>
          <w:rFonts w:hint="eastAsia"/>
          <w:vertAlign w:val="superscript"/>
        </w:rPr>
        <w:t>[48</w:t>
      </w:r>
      <w:r w:rsidR="00A83827" w:rsidRPr="00A83827">
        <w:rPr>
          <w:rFonts w:hint="eastAsia"/>
          <w:vertAlign w:val="superscript"/>
        </w:rPr>
        <w:t>]</w:t>
      </w:r>
      <w:r>
        <w:rPr>
          <w:rFonts w:hint="eastAsia"/>
        </w:rPr>
        <w:t>。</w:t>
      </w:r>
    </w:p>
    <w:p w:rsidR="00A83827" w:rsidRDefault="00A83827" w:rsidP="005B7A5D">
      <w:pPr>
        <w:pStyle w:val="af0"/>
      </w:pPr>
      <w:r>
        <w:t>同时目前的查询扩展模型仅考虑了代码文本信息</w:t>
      </w:r>
      <w:r>
        <w:rPr>
          <w:rFonts w:hint="eastAsia"/>
        </w:rPr>
        <w:t>，</w:t>
      </w:r>
      <w:r>
        <w:t>未考虑代码结构信息</w:t>
      </w:r>
      <w:r>
        <w:rPr>
          <w:rFonts w:hint="eastAsia"/>
        </w:rPr>
        <w:t>。</w:t>
      </w:r>
      <w:r>
        <w:t>在将来的工作中可以考虑将代码结构也作为一个代码特性进行搜索</w:t>
      </w:r>
      <w:r w:rsidR="001D318B">
        <w:rPr>
          <w:rFonts w:hint="eastAsia"/>
          <w:vertAlign w:val="superscript"/>
        </w:rPr>
        <w:t>[49</w:t>
      </w:r>
      <w:r w:rsidRPr="00A83827">
        <w:rPr>
          <w:rFonts w:hint="eastAsia"/>
          <w:vertAlign w:val="superscript"/>
        </w:rPr>
        <w:t>]</w:t>
      </w:r>
      <w:r>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仍存在提升空间，可以提高其对开源代码搜索的应用价值。</w:t>
      </w:r>
    </w:p>
    <w:p w:rsidR="00A83827" w:rsidRDefault="00A83827" w:rsidP="005B7A5D">
      <w:pPr>
        <w:sectPr w:rsidR="00A83827" w:rsidSect="001E18D3">
          <w:pgSz w:w="11906" w:h="16838" w:code="9"/>
          <w:pgMar w:top="1985" w:right="1588" w:bottom="2268" w:left="1588" w:header="1418" w:footer="1701" w:gutter="284"/>
          <w:cols w:space="425"/>
          <w:docGrid w:linePitch="395"/>
        </w:sectPr>
      </w:pPr>
    </w:p>
    <w:p w:rsidR="005B7A5D" w:rsidRDefault="003F3164" w:rsidP="003F3164">
      <w:pPr>
        <w:pStyle w:val="af5"/>
      </w:pPr>
      <w:bookmarkStart w:id="50" w:name="_Toc85561543"/>
      <w:bookmarkStart w:id="51" w:name="_Toc85901095"/>
      <w:bookmarkStart w:id="52" w:name="_Toc251145375"/>
      <w:bookmarkStart w:id="53" w:name="_Toc251145539"/>
      <w:bookmarkStart w:id="54" w:name="_Toc251590731"/>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50"/>
      <w:bookmarkEnd w:id="51"/>
      <w:bookmarkEnd w:id="52"/>
      <w:bookmarkEnd w:id="53"/>
      <w:bookmarkEnd w:id="54"/>
    </w:p>
    <w:p w:rsidR="003F3164" w:rsidRPr="00F1242E" w:rsidRDefault="003F3164" w:rsidP="003F3164">
      <w:pPr>
        <w:rPr>
          <w:sz w:val="24"/>
        </w:rPr>
      </w:pPr>
    </w:p>
    <w:p w:rsidR="003F3164" w:rsidRPr="00F1242E" w:rsidRDefault="003F3164" w:rsidP="003F3164">
      <w:pPr>
        <w:rPr>
          <w:sz w:val="24"/>
        </w:rPr>
      </w:pPr>
    </w:p>
    <w:p w:rsidR="005A63C3" w:rsidRPr="005A63C3" w:rsidRDefault="005A63C3" w:rsidP="005A63C3">
      <w:pPr>
        <w:pStyle w:val="af1"/>
        <w:numPr>
          <w:ilvl w:val="0"/>
          <w:numId w:val="44"/>
        </w:numPr>
        <w:ind w:firstLineChars="0"/>
      </w:pPr>
      <w:r w:rsidRPr="005A63C3">
        <w:t>Furnas G W, Landauer T K, Gomez L M, et al. The vocabulary problem in human-system communication[J]. Communications of the ACM, 1987,30(11):964-971.</w:t>
      </w:r>
    </w:p>
    <w:p w:rsidR="005A63C3" w:rsidRDefault="005A63C3" w:rsidP="005A63C3">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5A63C3" w:rsidRPr="005A63C3" w:rsidRDefault="005A63C3" w:rsidP="005A63C3">
      <w:pPr>
        <w:pStyle w:val="af1"/>
        <w:numPr>
          <w:ilvl w:val="0"/>
          <w:numId w:val="44"/>
        </w:numPr>
        <w:ind w:firstLineChars="0"/>
      </w:pPr>
      <w:r w:rsidRPr="005A63C3">
        <w:rPr>
          <w:szCs w:val="24"/>
        </w:rPr>
        <w:t>Sando. Sando code search tool[EB/OL]. [2016-01-05]. http://sandosearch.weebly.com/.</w:t>
      </w:r>
    </w:p>
    <w:p w:rsidR="005A63C3" w:rsidRPr="005A63C3" w:rsidRDefault="005A63C3" w:rsidP="005A63C3">
      <w:pPr>
        <w:pStyle w:val="af1"/>
        <w:numPr>
          <w:ilvl w:val="0"/>
          <w:numId w:val="44"/>
        </w:numPr>
        <w:ind w:firstLineChars="0"/>
      </w:pPr>
      <w:r w:rsidRPr="005A63C3">
        <w:rPr>
          <w:szCs w:val="24"/>
        </w:rPr>
        <w:t>Aragon Consulting Group, Inc. Krugle code search[EB/OL]. [2016-01-05]. http://www.krugle.com/.</w:t>
      </w:r>
    </w:p>
    <w:p w:rsidR="005A63C3" w:rsidRPr="005A63C3" w:rsidRDefault="005A63C3" w:rsidP="005A63C3">
      <w:pPr>
        <w:pStyle w:val="af1"/>
        <w:numPr>
          <w:ilvl w:val="0"/>
          <w:numId w:val="44"/>
        </w:numPr>
        <w:ind w:firstLineChars="0"/>
      </w:pPr>
      <w:r w:rsidRPr="005A63C3">
        <w:rPr>
          <w:szCs w:val="24"/>
        </w:rPr>
        <w:t>Linstead E, Bajracharya S, Ngo T, et al. Sourcerer: mining and searching internet-scale software repositories[J]. Data Mining and Knowledge Discovery, 2009,18(2):300-336.</w:t>
      </w:r>
    </w:p>
    <w:p w:rsidR="005A63C3" w:rsidRDefault="005A63C3" w:rsidP="005A63C3">
      <w:pPr>
        <w:pStyle w:val="af1"/>
        <w:numPr>
          <w:ilvl w:val="0"/>
          <w:numId w:val="44"/>
        </w:numPr>
        <w:ind w:firstLineChars="0"/>
      </w:pPr>
      <w:r w:rsidRPr="005A63C3">
        <w:rPr>
          <w:szCs w:val="24"/>
        </w:rPr>
        <w:t xml:space="preserve">Merriam-Webster, Incorporated. Merriam-webster english dictionary and thesaurus[EB/OL]. [2016-01-05]. </w:t>
      </w:r>
      <w:hyperlink r:id="rId25" w:history="1">
        <w:r w:rsidRPr="005A63C3">
          <w:rPr>
            <w:rStyle w:val="af6"/>
            <w:color w:val="auto"/>
            <w:u w:val="none"/>
          </w:rPr>
          <w:t>http://www.merriam-webster.com/</w:t>
        </w:r>
      </w:hyperlink>
      <w:r w:rsidRPr="005A63C3">
        <w:t>.</w:t>
      </w:r>
    </w:p>
    <w:p w:rsidR="005A63C3" w:rsidRPr="005A63C3" w:rsidRDefault="005A63C3" w:rsidP="005A63C3">
      <w:pPr>
        <w:pStyle w:val="af1"/>
        <w:numPr>
          <w:ilvl w:val="0"/>
          <w:numId w:val="44"/>
        </w:numPr>
        <w:ind w:firstLineChars="0"/>
      </w:pPr>
      <w:r w:rsidRPr="005A63C3">
        <w:rPr>
          <w:szCs w:val="24"/>
        </w:rPr>
        <w:t>Princeton University. WordNet[EB/OL]. [2016-01-05]. http://wordnet.princeton.edu/.</w:t>
      </w:r>
    </w:p>
    <w:p w:rsidR="005A63C3" w:rsidRPr="005A63C3" w:rsidRDefault="005A63C3" w:rsidP="005A63C3">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5A63C3" w:rsidRPr="005A63C3" w:rsidRDefault="005A63C3" w:rsidP="005A63C3">
      <w:pPr>
        <w:pStyle w:val="af1"/>
        <w:numPr>
          <w:ilvl w:val="0"/>
          <w:numId w:val="44"/>
        </w:numPr>
        <w:ind w:firstLineChars="0"/>
      </w:pPr>
      <w:r w:rsidRPr="005A63C3">
        <w:rPr>
          <w:szCs w:val="24"/>
        </w:rPr>
        <w:t>Shepherd D, Pollock L, Vijay-Shanker K. Towards supporting on-demand virtual remodularization using program graphs[C]. In proceedings of the 5th international conference on Aspect-oriented software development, 2006:3-14.</w:t>
      </w:r>
    </w:p>
    <w:p w:rsidR="005A63C3" w:rsidRPr="005A63C3" w:rsidRDefault="005A63C3" w:rsidP="005A63C3">
      <w:pPr>
        <w:pStyle w:val="af1"/>
        <w:numPr>
          <w:ilvl w:val="0"/>
          <w:numId w:val="44"/>
        </w:numPr>
        <w:ind w:firstLineChars="0"/>
      </w:pPr>
      <w:r w:rsidRPr="005A63C3">
        <w:rPr>
          <w:szCs w:val="24"/>
        </w:rPr>
        <w:t>Shepherd D, FRY Z P, HILL E, et al. Using natural language program analysis to locate and understand action-oriented concerns[C]. In proceedings of the 6th International Conference on Aspect-oriented Software Development, 2007:212-224.</w:t>
      </w:r>
    </w:p>
    <w:p w:rsidR="005A63C3" w:rsidRPr="005A63C3" w:rsidRDefault="005A63C3" w:rsidP="005A63C3">
      <w:pPr>
        <w:pStyle w:val="af1"/>
        <w:numPr>
          <w:ilvl w:val="0"/>
          <w:numId w:val="44"/>
        </w:numPr>
        <w:ind w:firstLineChars="0"/>
      </w:pPr>
      <w:r w:rsidRPr="005A63C3">
        <w:rPr>
          <w:szCs w:val="24"/>
        </w:rPr>
        <w:t>Hill E. Integrating natural language and program structure information to improve software search and exploration[Dissertation]. University of Delaware, 2010.</w:t>
      </w:r>
    </w:p>
    <w:p w:rsidR="005A63C3" w:rsidRPr="005A63C3" w:rsidRDefault="005A63C3" w:rsidP="005A63C3">
      <w:pPr>
        <w:pStyle w:val="af1"/>
        <w:numPr>
          <w:ilvl w:val="0"/>
          <w:numId w:val="44"/>
        </w:numPr>
        <w:ind w:firstLineChars="0"/>
      </w:pPr>
      <w:r w:rsidRPr="005A63C3">
        <w:rPr>
          <w:szCs w:val="24"/>
        </w:rPr>
        <w:t>Hill E, Pollock L, Vijay-Shanker K. Improving source code search with natural language phrasal representations of method signatures[C]. In proceedings of the 26th IEEE/ACM International Conference on Automated Software Engineering, 2011:524-527.</w:t>
      </w:r>
    </w:p>
    <w:p w:rsidR="005A63C3" w:rsidRPr="005A63C3" w:rsidRDefault="005A63C3" w:rsidP="005A63C3">
      <w:pPr>
        <w:pStyle w:val="af1"/>
        <w:numPr>
          <w:ilvl w:val="0"/>
          <w:numId w:val="44"/>
        </w:numPr>
        <w:ind w:firstLineChars="0"/>
      </w:pPr>
      <w:r w:rsidRPr="005A63C3">
        <w:rPr>
          <w:szCs w:val="24"/>
        </w:rPr>
        <w:t xml:space="preserve">YANG Jinqiu, LIN Tan. Inferring Semantically Related Words from Software </w:t>
      </w:r>
      <w:r w:rsidRPr="005A63C3">
        <w:rPr>
          <w:szCs w:val="24"/>
        </w:rPr>
        <w:lastRenderedPageBreak/>
        <w:t>Context[C]. In proceedings of the 9th IEEE Working Conference on Mining Software Repositories, 2012:161-170.</w:t>
      </w:r>
    </w:p>
    <w:p w:rsidR="005A63C3" w:rsidRPr="005A63C3" w:rsidRDefault="005A63C3" w:rsidP="005A63C3">
      <w:pPr>
        <w:pStyle w:val="af1"/>
        <w:numPr>
          <w:ilvl w:val="0"/>
          <w:numId w:val="44"/>
        </w:numPr>
        <w:ind w:firstLineChars="0"/>
      </w:pPr>
      <w:r w:rsidRPr="005A63C3">
        <w:rPr>
          <w:szCs w:val="24"/>
        </w:rPr>
        <w:t>YANG Jinqiu, LIN Tan. Swordnet: Inferring semantically related words from software context[J]. Empirical Software Engineering, 2014,19(6):1856-1886.</w:t>
      </w:r>
    </w:p>
    <w:p w:rsidR="005A63C3" w:rsidRPr="005A63C3" w:rsidRDefault="005A63C3" w:rsidP="005A63C3">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5A63C3" w:rsidRPr="005A63C3" w:rsidRDefault="005A63C3" w:rsidP="005A63C3">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5A63C3" w:rsidRPr="005A63C3" w:rsidRDefault="005A63C3" w:rsidP="005A63C3">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5A63C3" w:rsidRPr="005A63C3" w:rsidRDefault="005A63C3" w:rsidP="005A63C3">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5A63C3" w:rsidRPr="005A63C3" w:rsidRDefault="005A63C3" w:rsidP="005A63C3">
      <w:pPr>
        <w:pStyle w:val="af1"/>
        <w:numPr>
          <w:ilvl w:val="0"/>
          <w:numId w:val="44"/>
        </w:numPr>
        <w:ind w:firstLineChars="0"/>
      </w:pPr>
      <w:r w:rsidRPr="005A63C3">
        <w:rPr>
          <w:szCs w:val="24"/>
        </w:rPr>
        <w:t>Word embedding[EB/OL]. [2016-10-27]. https://en.wikipedia.org/wiki/Word_embedding.</w:t>
      </w:r>
    </w:p>
    <w:p w:rsidR="005A63C3" w:rsidRPr="005A63C3" w:rsidRDefault="005A63C3" w:rsidP="005A63C3">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5A63C3" w:rsidRPr="005A63C3" w:rsidRDefault="005A63C3" w:rsidP="005A63C3">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5A63C3" w:rsidRPr="005A63C3" w:rsidRDefault="005A63C3" w:rsidP="005A63C3">
      <w:pPr>
        <w:pStyle w:val="af1"/>
        <w:numPr>
          <w:ilvl w:val="0"/>
          <w:numId w:val="44"/>
        </w:numPr>
        <w:ind w:firstLineChars="0"/>
      </w:pPr>
      <w:r w:rsidRPr="005A63C3">
        <w:rPr>
          <w:szCs w:val="24"/>
        </w:rPr>
        <w:t>Clark A, Fox C, Lappin S. The Handbook of Computational Linguistics and Natural Language Processing[M]. Wiley-Blackwell, 2010:74-104.</w:t>
      </w:r>
    </w:p>
    <w:p w:rsidR="005A63C3" w:rsidRPr="005A63C3" w:rsidRDefault="005A63C3" w:rsidP="005A63C3">
      <w:pPr>
        <w:pStyle w:val="af1"/>
        <w:numPr>
          <w:ilvl w:val="0"/>
          <w:numId w:val="44"/>
        </w:numPr>
        <w:ind w:firstLineChars="0"/>
      </w:pPr>
      <w:r w:rsidRPr="005A63C3">
        <w:rPr>
          <w:rFonts w:hint="eastAsia"/>
          <w:szCs w:val="24"/>
        </w:rPr>
        <w:t>王晓龙，关毅</w:t>
      </w:r>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5A63C3" w:rsidRPr="005A63C3" w:rsidRDefault="005A63C3" w:rsidP="005A63C3">
      <w:pPr>
        <w:pStyle w:val="af1"/>
        <w:numPr>
          <w:ilvl w:val="0"/>
          <w:numId w:val="44"/>
        </w:numPr>
        <w:ind w:firstLineChars="0"/>
      </w:pPr>
      <w:r w:rsidRPr="005A63C3">
        <w:rPr>
          <w:szCs w:val="24"/>
        </w:rPr>
        <w:t>Bengio Y, Ducharme R, Vincent P, et al. A neural probabilistic language model[J]. Journal of Machine Learning Research. 2003, 3:1137-1155.</w:t>
      </w:r>
    </w:p>
    <w:p w:rsidR="005A63C3" w:rsidRPr="005A63C3" w:rsidRDefault="005A63C3" w:rsidP="005A63C3">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5A63C3" w:rsidRPr="005A63C3" w:rsidRDefault="005A63C3" w:rsidP="005A63C3">
      <w:pPr>
        <w:pStyle w:val="af1"/>
        <w:numPr>
          <w:ilvl w:val="0"/>
          <w:numId w:val="44"/>
        </w:numPr>
        <w:ind w:firstLineChars="0"/>
      </w:pPr>
      <w:r w:rsidRPr="005A63C3">
        <w:rPr>
          <w:szCs w:val="24"/>
        </w:rPr>
        <w:t>Mikolov T, Chen K, Corrado G, et al. Efficient estimation of word representations in vector space[J]. arXiv preprint arXiv:1301.3781, 2013.</w:t>
      </w:r>
    </w:p>
    <w:p w:rsidR="005A63C3" w:rsidRPr="005A63C3" w:rsidRDefault="005A63C3" w:rsidP="005A63C3">
      <w:pPr>
        <w:pStyle w:val="af1"/>
        <w:numPr>
          <w:ilvl w:val="0"/>
          <w:numId w:val="44"/>
        </w:numPr>
        <w:ind w:firstLineChars="0"/>
      </w:pPr>
      <w:r w:rsidRPr="005A63C3">
        <w:rPr>
          <w:szCs w:val="24"/>
        </w:rPr>
        <w:t xml:space="preserve">Mikolov T, Sutskever I, Chen K, et al. Distributed representations of words and phrases and their compositionality[C]. In proceddings of the 2013 Neural </w:t>
      </w:r>
      <w:r w:rsidRPr="005A63C3">
        <w:rPr>
          <w:szCs w:val="24"/>
        </w:rPr>
        <w:lastRenderedPageBreak/>
        <w:t>Information Processing Systems. 2013:3111-3119.</w:t>
      </w:r>
    </w:p>
    <w:p w:rsidR="005A63C3" w:rsidRPr="005A63C3" w:rsidRDefault="005A63C3" w:rsidP="005A63C3">
      <w:pPr>
        <w:pStyle w:val="af1"/>
        <w:numPr>
          <w:ilvl w:val="0"/>
          <w:numId w:val="44"/>
        </w:numPr>
        <w:ind w:firstLineChars="0"/>
      </w:pPr>
      <w:r w:rsidRPr="005A63C3">
        <w:rPr>
          <w:szCs w:val="24"/>
        </w:rPr>
        <w:t>Information retrieval[EB/OL]. [2016-10-17]. https://en.wikipedia.org/wiki/Word_embedding.</w:t>
      </w:r>
    </w:p>
    <w:p w:rsidR="005A63C3" w:rsidRPr="005A63C3" w:rsidRDefault="005A63C3" w:rsidP="005A63C3">
      <w:pPr>
        <w:pStyle w:val="af1"/>
        <w:numPr>
          <w:ilvl w:val="0"/>
          <w:numId w:val="44"/>
        </w:numPr>
        <w:ind w:firstLineChars="0"/>
      </w:pPr>
      <w:r w:rsidRPr="005A63C3">
        <w:rPr>
          <w:szCs w:val="24"/>
        </w:rPr>
        <w:t>Standard Boolean model[EB/OL]. [2016-10-01]. https://en.wikipedia.org/wiki/Standard_Boolean_model.</w:t>
      </w:r>
    </w:p>
    <w:p w:rsidR="005A63C3" w:rsidRPr="005A63C3" w:rsidRDefault="005A63C3" w:rsidP="005A63C3">
      <w:pPr>
        <w:pStyle w:val="af1"/>
        <w:numPr>
          <w:ilvl w:val="0"/>
          <w:numId w:val="44"/>
        </w:numPr>
        <w:ind w:firstLineChars="0"/>
      </w:pPr>
      <w:r w:rsidRPr="005A63C3">
        <w:rPr>
          <w:szCs w:val="24"/>
        </w:rPr>
        <w:t>Vector space model[EB/OL]. [2016-10-17]. https://en.wikipedia.org/wiki/Vector_space_model.</w:t>
      </w:r>
    </w:p>
    <w:p w:rsidR="005A63C3" w:rsidRPr="005A63C3" w:rsidRDefault="005A63C3" w:rsidP="005A63C3">
      <w:pPr>
        <w:pStyle w:val="af1"/>
        <w:numPr>
          <w:ilvl w:val="0"/>
          <w:numId w:val="44"/>
        </w:numPr>
        <w:ind w:firstLineChars="0"/>
      </w:pPr>
      <w:r w:rsidRPr="005A63C3">
        <w:rPr>
          <w:szCs w:val="24"/>
        </w:rPr>
        <w:t>Extended Boolean model [EB/OL]. [2016-10-19]. https://en.wikipedia.org/wiki/Extended_Boolean_model.</w:t>
      </w:r>
    </w:p>
    <w:p w:rsidR="005A63C3" w:rsidRPr="005A63C3" w:rsidRDefault="005A63C3" w:rsidP="005A63C3">
      <w:pPr>
        <w:pStyle w:val="af1"/>
        <w:numPr>
          <w:ilvl w:val="0"/>
          <w:numId w:val="44"/>
        </w:numPr>
        <w:ind w:firstLineChars="0"/>
      </w:pPr>
      <w:r w:rsidRPr="005A63C3">
        <w:rPr>
          <w:szCs w:val="24"/>
        </w:rPr>
        <w:t>MSDN Blogs[EB/OL]. [2016-01-05]. https://blogs.msdn.microsoft.com/.</w:t>
      </w:r>
    </w:p>
    <w:p w:rsidR="005A63C3" w:rsidRPr="005A63C3" w:rsidRDefault="005A63C3" w:rsidP="005A63C3">
      <w:pPr>
        <w:pStyle w:val="af1"/>
        <w:numPr>
          <w:ilvl w:val="0"/>
          <w:numId w:val="44"/>
        </w:numPr>
        <w:ind w:firstLineChars="0"/>
      </w:pPr>
      <w:r w:rsidRPr="005A63C3">
        <w:rPr>
          <w:szCs w:val="24"/>
        </w:rPr>
        <w:t>Bing Search[EB/OL]. [2016-01-05]. http://global.bing.com/.</w:t>
      </w:r>
    </w:p>
    <w:p w:rsidR="005A63C3" w:rsidRPr="005A63C3" w:rsidRDefault="005A63C3" w:rsidP="005A63C3">
      <w:pPr>
        <w:pStyle w:val="af1"/>
        <w:numPr>
          <w:ilvl w:val="0"/>
          <w:numId w:val="44"/>
        </w:numPr>
        <w:ind w:firstLineChars="0"/>
      </w:pPr>
      <w:r w:rsidRPr="005A63C3">
        <w:rPr>
          <w:szCs w:val="24"/>
        </w:rPr>
        <w:t>Stack Overflow[EB/OL]. [2016-01-05]. http://stackoverflow.com/.</w:t>
      </w:r>
    </w:p>
    <w:p w:rsidR="005A63C3" w:rsidRPr="005A63C3" w:rsidRDefault="005A63C3" w:rsidP="005A63C3">
      <w:pPr>
        <w:pStyle w:val="af1"/>
        <w:numPr>
          <w:ilvl w:val="0"/>
          <w:numId w:val="44"/>
        </w:numPr>
        <w:ind w:firstLineChars="0"/>
      </w:pPr>
      <w:r w:rsidRPr="005A63C3">
        <w:rPr>
          <w:szCs w:val="24"/>
        </w:rPr>
        <w:t>The Porter Stemming Algorithm[EB/OL]. [2016-01-05]. https://tartarus.org/martin/PorterStemmer/.</w:t>
      </w:r>
    </w:p>
    <w:p w:rsidR="005A63C3" w:rsidRPr="005A63C3" w:rsidRDefault="005A63C3" w:rsidP="005A63C3">
      <w:pPr>
        <w:pStyle w:val="af1"/>
        <w:numPr>
          <w:ilvl w:val="0"/>
          <w:numId w:val="44"/>
        </w:numPr>
        <w:ind w:firstLineChars="0"/>
      </w:pPr>
      <w:r w:rsidRPr="005A63C3">
        <w:rPr>
          <w:szCs w:val="24"/>
        </w:rPr>
        <w:t>word2vec[EB/OL]. [2016-01-05]. https://code.google.com/archive/p/word2vec/.</w:t>
      </w:r>
    </w:p>
    <w:p w:rsidR="005A63C3" w:rsidRPr="005A63C3" w:rsidRDefault="005A63C3" w:rsidP="005A63C3">
      <w:pPr>
        <w:pStyle w:val="af1"/>
        <w:numPr>
          <w:ilvl w:val="0"/>
          <w:numId w:val="44"/>
        </w:numPr>
        <w:ind w:firstLineChars="0"/>
      </w:pPr>
      <w:r w:rsidRPr="005A63C3">
        <w:rPr>
          <w:szCs w:val="24"/>
        </w:rPr>
        <w:t>List of English Stop Words[EB/OL]. [2016-01-05]. http://xpo6.com/list-of-english-stop-words/.</w:t>
      </w:r>
    </w:p>
    <w:p w:rsidR="00E641CB" w:rsidRPr="00E641CB" w:rsidRDefault="005A63C3" w:rsidP="005A63C3">
      <w:pPr>
        <w:pStyle w:val="af1"/>
        <w:numPr>
          <w:ilvl w:val="0"/>
          <w:numId w:val="44"/>
        </w:numPr>
        <w:ind w:firstLineChars="0"/>
      </w:pPr>
      <w:r w:rsidRPr="005A63C3">
        <w:rPr>
          <w:szCs w:val="24"/>
        </w:rPr>
        <w:t>Maaten L V D. Accelerating t-sne using tree-based algorithms[J]. The Journal of Machine Learning Research, 2014,15(1):3221-3245.</w:t>
      </w:r>
    </w:p>
    <w:p w:rsidR="00E641CB" w:rsidRPr="00E641CB" w:rsidRDefault="005A63C3" w:rsidP="005A63C3">
      <w:pPr>
        <w:pStyle w:val="af1"/>
        <w:numPr>
          <w:ilvl w:val="0"/>
          <w:numId w:val="44"/>
        </w:numPr>
        <w:ind w:firstLineChars="0"/>
      </w:pPr>
      <w:r w:rsidRPr="005A63C3">
        <w:rPr>
          <w:szCs w:val="24"/>
        </w:rPr>
        <w:t>Ko A J, Myers B A, Coblenz M J, et al. An Exploratory Study of How Developers Seek, Relate, and Collect Relevant Information during Software Maintenance Tasks[J]. IEEE Transactions on Software Engineering, 2006:32(12):971-987.</w:t>
      </w:r>
    </w:p>
    <w:p w:rsidR="00E641CB" w:rsidRPr="00E641CB" w:rsidRDefault="005A63C3" w:rsidP="005A63C3">
      <w:pPr>
        <w:pStyle w:val="af1"/>
        <w:numPr>
          <w:ilvl w:val="0"/>
          <w:numId w:val="44"/>
        </w:numPr>
        <w:ind w:firstLineChars="0"/>
      </w:pPr>
      <w:r w:rsidRPr="00E641CB">
        <w:rPr>
          <w:szCs w:val="24"/>
        </w:rPr>
        <w:t>Lv F, Zhang H, Lou G, et al. Codehow: Effective code search based on API understanding and extended boolean model[C]. In proceedings of the 30th International Conference on Automated Software Engineering, 2015: 260-270.</w:t>
      </w:r>
    </w:p>
    <w:p w:rsidR="00E641CB" w:rsidRPr="00E641CB" w:rsidRDefault="005A63C3" w:rsidP="005A63C3">
      <w:pPr>
        <w:pStyle w:val="af1"/>
        <w:numPr>
          <w:ilvl w:val="0"/>
          <w:numId w:val="44"/>
        </w:numPr>
        <w:ind w:firstLineChars="0"/>
      </w:pPr>
      <w:r w:rsidRPr="00E641CB">
        <w:rPr>
          <w:szCs w:val="24"/>
        </w:rPr>
        <w:t>Elastic Stack and Product Documentation[EB/OL]. [2016-10-05]. https://www.elastic.co/guide/index.html.</w:t>
      </w:r>
    </w:p>
    <w:p w:rsidR="00E641CB" w:rsidRPr="00E641CB" w:rsidRDefault="005A63C3" w:rsidP="005A63C3">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6" w:history="1">
        <w:r w:rsidR="00E641CB" w:rsidRPr="00E641CB">
          <w:rPr>
            <w:rStyle w:val="af6"/>
            <w:rFonts w:hint="eastAsia"/>
            <w:color w:val="auto"/>
            <w:szCs w:val="24"/>
            <w:u w:val="none"/>
          </w:rPr>
          <w:t>http://www.learnes.net/</w:t>
        </w:r>
      </w:hyperlink>
      <w:r w:rsidRPr="00E641CB">
        <w:rPr>
          <w:rFonts w:hint="eastAsia"/>
          <w:szCs w:val="24"/>
        </w:rPr>
        <w:t>.</w:t>
      </w:r>
    </w:p>
    <w:p w:rsidR="00E641CB" w:rsidRPr="00E641CB" w:rsidRDefault="005A63C3" w:rsidP="005A63C3">
      <w:pPr>
        <w:pStyle w:val="af1"/>
        <w:numPr>
          <w:ilvl w:val="0"/>
          <w:numId w:val="44"/>
        </w:numPr>
        <w:ind w:firstLineChars="0"/>
      </w:pPr>
      <w:r w:rsidRPr="00E641CB">
        <w:rPr>
          <w:szCs w:val="24"/>
        </w:rPr>
        <w:t xml:space="preserve">JDT[EB/OL]. [2016-10-05]. </w:t>
      </w:r>
      <w:hyperlink r:id="rId27" w:history="1">
        <w:r w:rsidR="00E641CB" w:rsidRPr="00E641CB">
          <w:rPr>
            <w:rStyle w:val="af6"/>
            <w:color w:val="auto"/>
            <w:szCs w:val="24"/>
            <w:u w:val="none"/>
          </w:rPr>
          <w:t>https://projects.eclipse.org/projects/eclipse.jdt</w:t>
        </w:r>
      </w:hyperlink>
      <w:r w:rsidRPr="00E641CB">
        <w:rPr>
          <w:szCs w:val="24"/>
        </w:rPr>
        <w:t>.</w:t>
      </w:r>
    </w:p>
    <w:p w:rsidR="00E641CB" w:rsidRPr="00E641CB" w:rsidRDefault="005A63C3" w:rsidP="005A63C3">
      <w:pPr>
        <w:pStyle w:val="af1"/>
        <w:numPr>
          <w:ilvl w:val="0"/>
          <w:numId w:val="44"/>
        </w:numPr>
        <w:ind w:firstLineChars="0"/>
      </w:pPr>
      <w:r w:rsidRPr="00E641CB">
        <w:rPr>
          <w:szCs w:val="24"/>
        </w:rPr>
        <w:t>Shepherd D. Action-oriented concerns[EB/OL]. [2016-01-05]. https://www.eecis.udel.edu/~gibson/context/action_oriented_concerns.txt.</w:t>
      </w:r>
    </w:p>
    <w:p w:rsidR="0037162D" w:rsidRPr="0037162D" w:rsidRDefault="005A63C3" w:rsidP="005A63C3">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37162D" w:rsidRPr="0037162D" w:rsidRDefault="005A63C3" w:rsidP="005A63C3">
      <w:pPr>
        <w:pStyle w:val="af1"/>
        <w:numPr>
          <w:ilvl w:val="0"/>
          <w:numId w:val="44"/>
        </w:numPr>
        <w:ind w:firstLineChars="0"/>
      </w:pPr>
      <w:r w:rsidRPr="0037162D">
        <w:rPr>
          <w:szCs w:val="24"/>
        </w:rPr>
        <w:t>GitHub[EB/OL]. [2016-01-05]. https://github.com/.</w:t>
      </w:r>
    </w:p>
    <w:p w:rsidR="0037162D" w:rsidRPr="0037162D" w:rsidRDefault="005A63C3" w:rsidP="005A63C3">
      <w:pPr>
        <w:pStyle w:val="af1"/>
        <w:numPr>
          <w:ilvl w:val="0"/>
          <w:numId w:val="44"/>
        </w:numPr>
        <w:ind w:firstLineChars="0"/>
      </w:pPr>
      <w:r w:rsidRPr="0037162D">
        <w:rPr>
          <w:szCs w:val="24"/>
        </w:rPr>
        <w:t>Bajracharya</w:t>
      </w:r>
      <w:r w:rsidRPr="0037162D">
        <w:rPr>
          <w:szCs w:val="24"/>
        </w:rPr>
        <w:tab/>
        <w:t xml:space="preserve">S K, Ossher J, Lopes C V. Leveraging usage similarity for effective </w:t>
      </w:r>
      <w:r w:rsidRPr="0037162D">
        <w:rPr>
          <w:szCs w:val="24"/>
        </w:rPr>
        <w:lastRenderedPageBreak/>
        <w:t>retrieval of examples in code repositories[C]. In proceedings of the 8th ACM SIGSOFT international symposium on Foundations of software engineering, 2010:157-166.</w:t>
      </w:r>
    </w:p>
    <w:p w:rsidR="0037162D" w:rsidRPr="0037162D" w:rsidRDefault="005A63C3" w:rsidP="005A63C3">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3F3164" w:rsidRPr="00F1242E" w:rsidRDefault="005A63C3" w:rsidP="005A63C3">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Default="00F1242E" w:rsidP="00F1242E">
      <w:pPr>
        <w:sectPr w:rsidR="00F1242E" w:rsidSect="001E18D3">
          <w:pgSz w:w="11906" w:h="16838" w:code="9"/>
          <w:pgMar w:top="1985" w:right="1588" w:bottom="2268" w:left="1588" w:header="1418" w:footer="1701" w:gutter="284"/>
          <w:cols w:space="425"/>
          <w:docGrid w:linePitch="395"/>
        </w:sectPr>
      </w:pPr>
    </w:p>
    <w:p w:rsidR="00F1242E" w:rsidRDefault="00F1242E" w:rsidP="00F1242E">
      <w:pPr>
        <w:pStyle w:val="af5"/>
      </w:pPr>
      <w:bookmarkStart w:id="55" w:name="_Toc535813201"/>
      <w:bookmarkStart w:id="56" w:name="_Toc535813483"/>
      <w:bookmarkStart w:id="57" w:name="_Toc85561545"/>
      <w:bookmarkStart w:id="58" w:name="_Toc85901097"/>
      <w:bookmarkStart w:id="59" w:name="_Toc251145377"/>
      <w:bookmarkStart w:id="60" w:name="_Toc251145541"/>
      <w:bookmarkStart w:id="61" w:name="_Toc251590733"/>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55"/>
      <w:bookmarkEnd w:id="56"/>
      <w:bookmarkEnd w:id="57"/>
      <w:bookmarkEnd w:id="58"/>
      <w:bookmarkEnd w:id="59"/>
      <w:bookmarkEnd w:id="60"/>
      <w:bookmarkEnd w:id="61"/>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在学习的道路上不断前进。我还要感谢我在微软亚洲研究院的导师张宏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在毕业季给予了我许多帮助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1C53E6">
        <w:rPr>
          <w:rFonts w:hint="eastAsia"/>
        </w:rPr>
        <w:t>要感谢我在微软亚洲研究院的同事顾晓东同学。顾晓东同学给我的科研项目提了不少中肯的建议，并在实验过程中帮助我解决了不少困难。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在学习和工作上学长学姐给予了我许多帮助，特别是在毕业季找工作的时候学长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1C53E6">
          <w:footerReference w:type="default" r:id="rId28"/>
          <w:pgSz w:w="11906" w:h="16838"/>
          <w:pgMar w:top="1440" w:right="1800" w:bottom="1440" w:left="1800" w:header="851" w:footer="992" w:gutter="0"/>
          <w:pgNumType w:start="1"/>
          <w:cols w:space="425"/>
          <w:docGrid w:type="lines" w:linePitch="312"/>
        </w:sectPr>
      </w:pPr>
    </w:p>
    <w:p w:rsidR="00F97FCA" w:rsidRDefault="00F97FCA" w:rsidP="00F97FCA">
      <w:pPr>
        <w:pStyle w:val="af5"/>
      </w:pPr>
      <w:bookmarkStart w:id="62" w:name="_Toc85561546"/>
      <w:bookmarkStart w:id="63" w:name="_Toc85901098"/>
      <w:bookmarkStart w:id="64" w:name="_Toc251145378"/>
      <w:bookmarkStart w:id="65" w:name="_Toc251145542"/>
      <w:bookmarkStart w:id="66" w:name="_Toc251590734"/>
      <w:r>
        <w:rPr>
          <w:rFonts w:hint="eastAsia"/>
        </w:rPr>
        <w:lastRenderedPageBreak/>
        <w:t>攻读硕士学位期间已发表或录用的论文</w:t>
      </w:r>
      <w:bookmarkEnd w:id="62"/>
      <w:bookmarkEnd w:id="63"/>
      <w:bookmarkEnd w:id="64"/>
      <w:bookmarkEnd w:id="65"/>
      <w:bookmarkEnd w:id="66"/>
    </w:p>
    <w:p w:rsidR="00F1242E" w:rsidRDefault="00F1242E" w:rsidP="00F1242E">
      <w:pPr>
        <w:rPr>
          <w:sz w:val="24"/>
        </w:rPr>
      </w:pPr>
    </w:p>
    <w:p w:rsidR="00F97FCA" w:rsidRDefault="00F97FCA" w:rsidP="00F1242E">
      <w:pPr>
        <w:rPr>
          <w:sz w:val="24"/>
        </w:rPr>
      </w:pPr>
    </w:p>
    <w:p w:rsidR="00F97FCA" w:rsidRPr="00F97FCA" w:rsidRDefault="00F97FCA" w:rsidP="00F97FCA">
      <w:pPr>
        <w:pStyle w:val="af1"/>
        <w:numPr>
          <w:ilvl w:val="0"/>
          <w:numId w:val="45"/>
        </w:numPr>
        <w:ind w:firstLineChars="0"/>
        <w:rPr>
          <w:szCs w:val="24"/>
        </w:rPr>
      </w:pPr>
      <w:r w:rsidRPr="00F97FCA">
        <w:rPr>
          <w:rFonts w:hint="eastAsia"/>
          <w:szCs w:val="24"/>
        </w:rPr>
        <w:t>胡望胜</w:t>
      </w:r>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Pr="00F97FCA">
        <w:rPr>
          <w:rFonts w:hint="eastAsia"/>
          <w:szCs w:val="24"/>
        </w:rPr>
        <w:t>(</w:t>
      </w:r>
      <w:r w:rsidRPr="00F97FCA">
        <w:rPr>
          <w:rFonts w:hint="eastAsia"/>
          <w:szCs w:val="24"/>
        </w:rPr>
        <w:t>已录用</w:t>
      </w:r>
      <w:r w:rsidRPr="00F97FCA">
        <w:rPr>
          <w:rFonts w:hint="eastAsia"/>
          <w:szCs w:val="24"/>
        </w:rPr>
        <w:t>)</w:t>
      </w:r>
    </w:p>
    <w:sectPr w:rsidR="00F97FCA" w:rsidRPr="00F97FCA" w:rsidSect="001E18D3">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D55" w:rsidRDefault="003A0D55" w:rsidP="00DD5C03">
      <w:r>
        <w:separator/>
      </w:r>
    </w:p>
  </w:endnote>
  <w:endnote w:type="continuationSeparator" w:id="0">
    <w:p w:rsidR="003A0D55" w:rsidRDefault="003A0D55"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081" w:rsidRPr="004C7F43" w:rsidRDefault="00AD7081"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081" w:rsidRPr="004C7F43" w:rsidRDefault="00AD7081" w:rsidP="001E18D3">
    <w:pPr>
      <w:pStyle w:val="a4"/>
      <w:ind w:firstLine="360"/>
      <w:jc w:val="center"/>
    </w:pPr>
    <w:r>
      <w:rPr>
        <w:rStyle w:val="ac"/>
      </w:rPr>
      <w:fldChar w:fldCharType="begin"/>
    </w:r>
    <w:r>
      <w:rPr>
        <w:rStyle w:val="ac"/>
      </w:rPr>
      <w:instrText xml:space="preserve"> PAGE </w:instrText>
    </w:r>
    <w:r>
      <w:rPr>
        <w:rStyle w:val="ac"/>
      </w:rPr>
      <w:fldChar w:fldCharType="separate"/>
    </w:r>
    <w:r w:rsidR="00402415">
      <w:rPr>
        <w:rStyle w:val="ac"/>
        <w:noProof/>
      </w:rPr>
      <w:t>51</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081" w:rsidRPr="00DC38CC" w:rsidRDefault="00AD7081" w:rsidP="001C53E6">
    <w:pPr>
      <w:pStyle w:val="a4"/>
      <w:tabs>
        <w:tab w:val="left" w:pos="3454"/>
      </w:tabs>
    </w:pPr>
    <w:r>
      <w:tab/>
    </w:r>
    <w:r>
      <w:tab/>
    </w:r>
    <w:r w:rsidRPr="00DC38CC">
      <w:t>第</w:t>
    </w:r>
    <w:r w:rsidRPr="00DC38CC">
      <w:fldChar w:fldCharType="begin"/>
    </w:r>
    <w:r w:rsidRPr="00DC38CC">
      <w:instrText>PAGE   \* MERGEFORMAT</w:instrText>
    </w:r>
    <w:r w:rsidRPr="00DC38CC">
      <w:fldChar w:fldCharType="separate"/>
    </w:r>
    <w:r w:rsidR="00402415" w:rsidRPr="00402415">
      <w:rPr>
        <w:noProof/>
        <w:lang w:val="zh-CN"/>
      </w:rPr>
      <w:t>1</w:t>
    </w:r>
    <w:r w:rsidRPr="00DC38CC">
      <w:fldChar w:fldCharType="end"/>
    </w:r>
    <w:r w:rsidRPr="00DC38CC">
      <w:t>页</w:t>
    </w:r>
    <w:r w:rsidRPr="00DC38CC">
      <w:t xml:space="preserve"> </w:t>
    </w:r>
    <w:r w:rsidRPr="00DC38CC">
      <w:t>共</w:t>
    </w:r>
    <w:r>
      <w:t>42</w:t>
    </w:r>
    <w:r w:rsidRPr="00DC38CC">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D55" w:rsidRDefault="003A0D55" w:rsidP="00DD5C03">
      <w:r>
        <w:separator/>
      </w:r>
    </w:p>
  </w:footnote>
  <w:footnote w:type="continuationSeparator" w:id="0">
    <w:p w:rsidR="003A0D55" w:rsidRDefault="003A0D55"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081" w:rsidRPr="001E3BF4" w:rsidRDefault="00AD7081" w:rsidP="001E18D3">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081" w:rsidRPr="001E3BF4" w:rsidRDefault="00AD7081" w:rsidP="001E18D3">
    <w:pPr>
      <w:pStyle w:val="a3"/>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081" w:rsidRDefault="00AD7081"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BC0A59C4"/>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ianjunzhao">
    <w15:presenceInfo w15:providerId="None" w15:userId="jianjunz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6365"/>
    <w:rsid w:val="0001264E"/>
    <w:rsid w:val="000265DA"/>
    <w:rsid w:val="00041C6E"/>
    <w:rsid w:val="00056962"/>
    <w:rsid w:val="00066D9F"/>
    <w:rsid w:val="0007036D"/>
    <w:rsid w:val="00077CFD"/>
    <w:rsid w:val="000E52DE"/>
    <w:rsid w:val="0010527E"/>
    <w:rsid w:val="001154F6"/>
    <w:rsid w:val="0012588C"/>
    <w:rsid w:val="00125E2D"/>
    <w:rsid w:val="00131629"/>
    <w:rsid w:val="00131C94"/>
    <w:rsid w:val="00132BA7"/>
    <w:rsid w:val="00151560"/>
    <w:rsid w:val="00154E8E"/>
    <w:rsid w:val="001614DB"/>
    <w:rsid w:val="00184AFB"/>
    <w:rsid w:val="0019415F"/>
    <w:rsid w:val="001959D7"/>
    <w:rsid w:val="001C53E6"/>
    <w:rsid w:val="001D318B"/>
    <w:rsid w:val="001E18D3"/>
    <w:rsid w:val="001E3CFA"/>
    <w:rsid w:val="00200685"/>
    <w:rsid w:val="002013AA"/>
    <w:rsid w:val="002026DF"/>
    <w:rsid w:val="00207C4F"/>
    <w:rsid w:val="0021697C"/>
    <w:rsid w:val="002229EF"/>
    <w:rsid w:val="002242C4"/>
    <w:rsid w:val="00241B26"/>
    <w:rsid w:val="0025649D"/>
    <w:rsid w:val="00256F24"/>
    <w:rsid w:val="00295E72"/>
    <w:rsid w:val="002A53DF"/>
    <w:rsid w:val="002B178B"/>
    <w:rsid w:val="00354A41"/>
    <w:rsid w:val="00360837"/>
    <w:rsid w:val="0037162D"/>
    <w:rsid w:val="00373B2F"/>
    <w:rsid w:val="00395C28"/>
    <w:rsid w:val="003A0D55"/>
    <w:rsid w:val="003A2CE4"/>
    <w:rsid w:val="003A7D0B"/>
    <w:rsid w:val="003B1CA9"/>
    <w:rsid w:val="003C4775"/>
    <w:rsid w:val="003D1154"/>
    <w:rsid w:val="003E03CE"/>
    <w:rsid w:val="003F3164"/>
    <w:rsid w:val="00401F1D"/>
    <w:rsid w:val="00402415"/>
    <w:rsid w:val="004121FF"/>
    <w:rsid w:val="00433AB2"/>
    <w:rsid w:val="0043779E"/>
    <w:rsid w:val="00445A74"/>
    <w:rsid w:val="004574E3"/>
    <w:rsid w:val="004609AD"/>
    <w:rsid w:val="0048180E"/>
    <w:rsid w:val="004A453B"/>
    <w:rsid w:val="004A5906"/>
    <w:rsid w:val="004B022A"/>
    <w:rsid w:val="004B4C72"/>
    <w:rsid w:val="004E208C"/>
    <w:rsid w:val="004E4D1C"/>
    <w:rsid w:val="00500D4F"/>
    <w:rsid w:val="00501644"/>
    <w:rsid w:val="0051365B"/>
    <w:rsid w:val="00525B78"/>
    <w:rsid w:val="00532453"/>
    <w:rsid w:val="00570CCA"/>
    <w:rsid w:val="005759D0"/>
    <w:rsid w:val="005871FF"/>
    <w:rsid w:val="005A5D69"/>
    <w:rsid w:val="005A63C3"/>
    <w:rsid w:val="005B7A5D"/>
    <w:rsid w:val="005E5863"/>
    <w:rsid w:val="005F3D72"/>
    <w:rsid w:val="0060591F"/>
    <w:rsid w:val="00612BC5"/>
    <w:rsid w:val="006360EF"/>
    <w:rsid w:val="0066266B"/>
    <w:rsid w:val="0067455C"/>
    <w:rsid w:val="0068345E"/>
    <w:rsid w:val="006921B5"/>
    <w:rsid w:val="006C6468"/>
    <w:rsid w:val="006C6679"/>
    <w:rsid w:val="006D1C3F"/>
    <w:rsid w:val="007004C1"/>
    <w:rsid w:val="00701C68"/>
    <w:rsid w:val="007219BF"/>
    <w:rsid w:val="0073048B"/>
    <w:rsid w:val="0074473D"/>
    <w:rsid w:val="0074682F"/>
    <w:rsid w:val="00785283"/>
    <w:rsid w:val="007A35B8"/>
    <w:rsid w:val="007E20B8"/>
    <w:rsid w:val="007E4D10"/>
    <w:rsid w:val="007E7F7F"/>
    <w:rsid w:val="007F1AD0"/>
    <w:rsid w:val="008144C7"/>
    <w:rsid w:val="00850974"/>
    <w:rsid w:val="008539B6"/>
    <w:rsid w:val="00864991"/>
    <w:rsid w:val="00867A33"/>
    <w:rsid w:val="008C4D9D"/>
    <w:rsid w:val="008D2723"/>
    <w:rsid w:val="008D3FEC"/>
    <w:rsid w:val="008E5872"/>
    <w:rsid w:val="008F0290"/>
    <w:rsid w:val="00927F58"/>
    <w:rsid w:val="00932846"/>
    <w:rsid w:val="00940E86"/>
    <w:rsid w:val="009416F6"/>
    <w:rsid w:val="009479A7"/>
    <w:rsid w:val="009547A9"/>
    <w:rsid w:val="0095544B"/>
    <w:rsid w:val="0096375B"/>
    <w:rsid w:val="009650F6"/>
    <w:rsid w:val="00975B22"/>
    <w:rsid w:val="0098774D"/>
    <w:rsid w:val="00990B3F"/>
    <w:rsid w:val="009A098A"/>
    <w:rsid w:val="009A13D5"/>
    <w:rsid w:val="009A3E37"/>
    <w:rsid w:val="009B3C36"/>
    <w:rsid w:val="009E046E"/>
    <w:rsid w:val="009E1587"/>
    <w:rsid w:val="009E505E"/>
    <w:rsid w:val="009E726B"/>
    <w:rsid w:val="00A02B44"/>
    <w:rsid w:val="00A033DA"/>
    <w:rsid w:val="00A10F3F"/>
    <w:rsid w:val="00A432D2"/>
    <w:rsid w:val="00A459F0"/>
    <w:rsid w:val="00A50B2B"/>
    <w:rsid w:val="00A54C13"/>
    <w:rsid w:val="00A671B7"/>
    <w:rsid w:val="00A827A9"/>
    <w:rsid w:val="00A83827"/>
    <w:rsid w:val="00A90CE2"/>
    <w:rsid w:val="00AB0DB6"/>
    <w:rsid w:val="00AB6C04"/>
    <w:rsid w:val="00AB7D42"/>
    <w:rsid w:val="00AC7249"/>
    <w:rsid w:val="00AD7081"/>
    <w:rsid w:val="00AD73D8"/>
    <w:rsid w:val="00AD7B17"/>
    <w:rsid w:val="00B174A9"/>
    <w:rsid w:val="00B22865"/>
    <w:rsid w:val="00B4156A"/>
    <w:rsid w:val="00B46225"/>
    <w:rsid w:val="00B50B19"/>
    <w:rsid w:val="00B526C0"/>
    <w:rsid w:val="00B62EE8"/>
    <w:rsid w:val="00B66CEA"/>
    <w:rsid w:val="00B71BE0"/>
    <w:rsid w:val="00B845DE"/>
    <w:rsid w:val="00BA4CD2"/>
    <w:rsid w:val="00BA5317"/>
    <w:rsid w:val="00BB5250"/>
    <w:rsid w:val="00C05030"/>
    <w:rsid w:val="00C105C5"/>
    <w:rsid w:val="00C2624A"/>
    <w:rsid w:val="00C35D75"/>
    <w:rsid w:val="00C50CA5"/>
    <w:rsid w:val="00C640F9"/>
    <w:rsid w:val="00C64E56"/>
    <w:rsid w:val="00C75BB4"/>
    <w:rsid w:val="00C8349E"/>
    <w:rsid w:val="00CC7D20"/>
    <w:rsid w:val="00CF016D"/>
    <w:rsid w:val="00CF111F"/>
    <w:rsid w:val="00D05A78"/>
    <w:rsid w:val="00D16EDE"/>
    <w:rsid w:val="00D20E43"/>
    <w:rsid w:val="00D2323A"/>
    <w:rsid w:val="00D32807"/>
    <w:rsid w:val="00D3798F"/>
    <w:rsid w:val="00D547B7"/>
    <w:rsid w:val="00D90078"/>
    <w:rsid w:val="00DD22A5"/>
    <w:rsid w:val="00DD5C03"/>
    <w:rsid w:val="00DE0C17"/>
    <w:rsid w:val="00DF217A"/>
    <w:rsid w:val="00DF548F"/>
    <w:rsid w:val="00E141D8"/>
    <w:rsid w:val="00E33802"/>
    <w:rsid w:val="00E44860"/>
    <w:rsid w:val="00E606B1"/>
    <w:rsid w:val="00E641CB"/>
    <w:rsid w:val="00E724D4"/>
    <w:rsid w:val="00E74132"/>
    <w:rsid w:val="00E776EF"/>
    <w:rsid w:val="00E92F52"/>
    <w:rsid w:val="00EB4F7C"/>
    <w:rsid w:val="00EE0232"/>
    <w:rsid w:val="00F05319"/>
    <w:rsid w:val="00F1242E"/>
    <w:rsid w:val="00F21AA8"/>
    <w:rsid w:val="00F241A0"/>
    <w:rsid w:val="00F25B30"/>
    <w:rsid w:val="00F51375"/>
    <w:rsid w:val="00F62566"/>
    <w:rsid w:val="00F64472"/>
    <w:rsid w:val="00F67718"/>
    <w:rsid w:val="00F7036A"/>
    <w:rsid w:val="00F8271D"/>
    <w:rsid w:val="00F84A27"/>
    <w:rsid w:val="00F8546C"/>
    <w:rsid w:val="00F97FCA"/>
    <w:rsid w:val="00FB02D5"/>
    <w:rsid w:val="00FB0FCC"/>
    <w:rsid w:val="00FD13F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DD5C03"/>
    <w:pPr>
      <w:keepNext/>
      <w:keepLines/>
      <w:numPr>
        <w:ilvl w:val="1"/>
        <w:numId w:val="1"/>
      </w:numPr>
      <w:spacing w:before="260" w:after="260"/>
      <w:outlineLvl w:val="1"/>
    </w:pPr>
    <w:rPr>
      <w:rFonts w:eastAsia="黑体"/>
      <w:bCs/>
      <w:sz w:val="28"/>
      <w:szCs w:val="32"/>
    </w:rPr>
  </w:style>
  <w:style w:type="paragraph" w:styleId="3">
    <w:name w:val="heading 3"/>
    <w:basedOn w:val="a"/>
    <w:next w:val="a"/>
    <w:link w:val="3Char"/>
    <w:qFormat/>
    <w:rsid w:val="00DD5C03"/>
    <w:pPr>
      <w:keepNext/>
      <w:keepLines/>
      <w:numPr>
        <w:ilvl w:val="2"/>
        <w:numId w:val="1"/>
      </w:numPr>
      <w:spacing w:before="260" w:after="26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DD5C03"/>
    <w:rPr>
      <w:rFonts w:ascii="Times New Roman" w:eastAsia="黑体" w:hAnsi="Times New Roman" w:cs="Times New Roman"/>
      <w:bCs/>
      <w:sz w:val="28"/>
      <w:szCs w:val="32"/>
    </w:rPr>
  </w:style>
  <w:style w:type="character" w:customStyle="1" w:styleId="3Char">
    <w:name w:val="标题 3 Char"/>
    <w:basedOn w:val="a0"/>
    <w:link w:val="3"/>
    <w:rsid w:val="00DD5C03"/>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semiHidden/>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af7">
    <w:name w:val="Balloon Text"/>
    <w:basedOn w:val="a"/>
    <w:link w:val="Char6"/>
    <w:uiPriority w:val="99"/>
    <w:semiHidden/>
    <w:unhideWhenUsed/>
    <w:rsid w:val="00AD7081"/>
    <w:rPr>
      <w:sz w:val="18"/>
      <w:szCs w:val="18"/>
    </w:rPr>
  </w:style>
  <w:style w:type="character" w:customStyle="1" w:styleId="Char6">
    <w:name w:val="批注框文本 Char"/>
    <w:basedOn w:val="a0"/>
    <w:link w:val="af7"/>
    <w:uiPriority w:val="99"/>
    <w:semiHidden/>
    <w:rsid w:val="00AD708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www.learnes.ne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www.merriam-webster.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rojects.eclipse.org/projects/eclipse.jdt" TargetMode="Externa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28A69-0409-40F0-B8ED-3F97850A3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8442</Words>
  <Characters>48124</Characters>
  <Application>Microsoft Office Word</Application>
  <DocSecurity>0</DocSecurity>
  <Lines>401</Lines>
  <Paragraphs>112</Paragraphs>
  <ScaleCrop>false</ScaleCrop>
  <Company/>
  <LinksUpToDate>false</LinksUpToDate>
  <CharactersWithSpaces>56454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jianjunzhao</cp:lastModifiedBy>
  <cp:revision>2</cp:revision>
  <cp:lastPrinted>2016-12-22T11:38:00Z</cp:lastPrinted>
  <dcterms:created xsi:type="dcterms:W3CDTF">2016-12-24T12:58:00Z</dcterms:created>
  <dcterms:modified xsi:type="dcterms:W3CDTF">2016-12-24T12:58:00Z</dcterms:modified>
</cp:coreProperties>
</file>